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4568" w14:textId="77777777" w:rsidR="003C25C8" w:rsidRPr="004C2F06" w:rsidRDefault="00000000" w:rsidP="004E2DB5">
      <w:pPr>
        <w:spacing w:after="265" w:line="420" w:lineRule="auto"/>
        <w:ind w:left="146" w:right="136"/>
        <w:jc w:val="center"/>
        <w:rPr>
          <w:rFonts w:ascii="Times New Roman" w:hAnsi="Times New Roman" w:cs="Times New Roman"/>
        </w:rPr>
      </w:pPr>
      <w:r w:rsidRPr="004C2F06">
        <w:rPr>
          <w:rFonts w:ascii="Times New Roman" w:hAnsi="Times New Roman" w:cs="Times New Roman"/>
          <w:sz w:val="41"/>
        </w:rPr>
        <w:t>The Effects of Prohibiting Marriage Bars:</w:t>
      </w:r>
    </w:p>
    <w:p w14:paraId="4EC0A3B0" w14:textId="4A862DF0" w:rsidR="003C25C8" w:rsidRPr="004C2F06" w:rsidRDefault="00000000" w:rsidP="004E2DB5">
      <w:pPr>
        <w:spacing w:after="615" w:line="420" w:lineRule="auto"/>
        <w:ind w:left="146"/>
        <w:jc w:val="center"/>
        <w:rPr>
          <w:rFonts w:ascii="Times New Roman" w:hAnsi="Times New Roman" w:cs="Times New Roman"/>
        </w:rPr>
      </w:pPr>
      <w:r w:rsidRPr="004C2F06">
        <w:rPr>
          <w:rFonts w:ascii="Times New Roman" w:hAnsi="Times New Roman" w:cs="Times New Roman"/>
          <w:sz w:val="41"/>
        </w:rPr>
        <w:t>The Case of U.S. Teachers</w:t>
      </w:r>
      <w:r w:rsidR="00906B65">
        <w:rPr>
          <w:rStyle w:val="FootnoteReference"/>
          <w:rFonts w:ascii="Times New Roman" w:hAnsi="Times New Roman" w:cs="Times New Roman"/>
        </w:rPr>
        <w:footnoteReference w:customMarkFollows="1" w:id="1"/>
        <w:t>*</w:t>
      </w:r>
    </w:p>
    <w:p w14:paraId="4F5468FC" w14:textId="77777777" w:rsidR="003C25C8" w:rsidRPr="004C2F06" w:rsidRDefault="00000000" w:rsidP="004E2DB5">
      <w:pPr>
        <w:tabs>
          <w:tab w:val="center" w:pos="3267"/>
          <w:tab w:val="center" w:pos="6177"/>
        </w:tabs>
        <w:spacing w:after="243"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29"/>
        </w:rPr>
        <w:t>Amy Kim</w:t>
      </w:r>
      <w:r w:rsidRPr="004C2F06">
        <w:rPr>
          <w:rFonts w:ascii="Times New Roman" w:hAnsi="Times New Roman" w:cs="Times New Roman"/>
          <w:sz w:val="29"/>
        </w:rPr>
        <w:tab/>
        <w:t>Carolyn Tsao</w:t>
      </w:r>
    </w:p>
    <w:p w14:paraId="744C6169" w14:textId="1BA5B2B0" w:rsidR="003C25C8" w:rsidRPr="004C2F06" w:rsidRDefault="00000000" w:rsidP="004E2DB5">
      <w:pPr>
        <w:tabs>
          <w:tab w:val="center" w:pos="3312"/>
          <w:tab w:val="center" w:pos="6221"/>
        </w:tabs>
        <w:spacing w:line="42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rPr>
        <w:t>Princeton University</w:t>
      </w:r>
      <w:r w:rsidR="00F67189">
        <w:rPr>
          <w:rStyle w:val="FootnoteReference"/>
          <w:rFonts w:ascii="Times New Roman" w:eastAsia="Calibri" w:hAnsi="Times New Roman" w:cs="Times New Roman"/>
          <w:color w:val="0000FF"/>
          <w:sz w:val="31"/>
        </w:rPr>
        <w:footnoteReference w:customMarkFollows="1" w:id="2"/>
        <w:t>†</w:t>
      </w:r>
      <w:r w:rsidRPr="004C2F06">
        <w:rPr>
          <w:rFonts w:ascii="Times New Roman" w:eastAsia="Calibri" w:hAnsi="Times New Roman" w:cs="Times New Roman"/>
          <w:color w:val="0000FF"/>
          <w:sz w:val="31"/>
          <w:vertAlign w:val="superscript"/>
        </w:rPr>
        <w:tab/>
      </w:r>
      <w:r w:rsidRPr="004C2F06">
        <w:rPr>
          <w:rFonts w:ascii="Times New Roman" w:hAnsi="Times New Roman" w:cs="Times New Roman"/>
        </w:rPr>
        <w:t>Microsoft Research</w:t>
      </w:r>
      <w:r w:rsidR="00F67189">
        <w:rPr>
          <w:rStyle w:val="FootnoteReference"/>
          <w:rFonts w:ascii="Times New Roman" w:hAnsi="Times New Roman" w:cs="Times New Roman"/>
        </w:rPr>
        <w:footnoteReference w:customMarkFollows="1" w:id="3"/>
        <w:t>‡</w:t>
      </w:r>
      <w:r w:rsidRPr="004C2F06">
        <w:rPr>
          <w:rFonts w:ascii="Times New Roman" w:hAnsi="Times New Roman" w:cs="Times New Roman"/>
        </w:rPr>
        <w:br w:type="page"/>
      </w:r>
    </w:p>
    <w:p w14:paraId="3141FF7E" w14:textId="77777777" w:rsidR="003C25C8" w:rsidRPr="004C2F06" w:rsidRDefault="00000000" w:rsidP="004E2DB5">
      <w:pPr>
        <w:spacing w:after="0" w:line="420" w:lineRule="auto"/>
        <w:ind w:left="146" w:right="136"/>
        <w:jc w:val="center"/>
        <w:rPr>
          <w:rFonts w:ascii="Times New Roman" w:hAnsi="Times New Roman" w:cs="Times New Roman"/>
        </w:rPr>
      </w:pPr>
      <w:r w:rsidRPr="004C2F06">
        <w:rPr>
          <w:rFonts w:ascii="Times New Roman" w:hAnsi="Times New Roman" w:cs="Times New Roman"/>
          <w:sz w:val="41"/>
        </w:rPr>
        <w:lastRenderedPageBreak/>
        <w:t>The Effects of Prohibiting Marriage Bars:</w:t>
      </w:r>
    </w:p>
    <w:p w14:paraId="4BF35279" w14:textId="77777777" w:rsidR="003C25C8" w:rsidRPr="004C2F06" w:rsidRDefault="00000000" w:rsidP="004E2DB5">
      <w:pPr>
        <w:spacing w:after="671" w:line="420" w:lineRule="auto"/>
        <w:ind w:left="146" w:right="137"/>
        <w:jc w:val="center"/>
        <w:rPr>
          <w:rFonts w:ascii="Times New Roman" w:hAnsi="Times New Roman" w:cs="Times New Roman"/>
        </w:rPr>
      </w:pPr>
      <w:r w:rsidRPr="004C2F06">
        <w:rPr>
          <w:rFonts w:ascii="Times New Roman" w:hAnsi="Times New Roman" w:cs="Times New Roman"/>
          <w:sz w:val="41"/>
        </w:rPr>
        <w:t>The Case of U.S. Teachers</w:t>
      </w:r>
    </w:p>
    <w:p w14:paraId="50AFD3A8" w14:textId="77777777" w:rsidR="003C25C8" w:rsidRPr="004C2F06" w:rsidRDefault="00000000" w:rsidP="004E2DB5">
      <w:pPr>
        <w:pStyle w:val="Heading1"/>
        <w:spacing w:after="262" w:line="420" w:lineRule="auto"/>
        <w:ind w:left="0" w:right="0" w:firstLine="0"/>
        <w:jc w:val="center"/>
        <w:rPr>
          <w:rFonts w:ascii="Times New Roman" w:hAnsi="Times New Roman" w:cs="Times New Roman"/>
        </w:rPr>
      </w:pPr>
      <w:r w:rsidRPr="004C2F06">
        <w:rPr>
          <w:rFonts w:ascii="Times New Roman" w:hAnsi="Times New Roman" w:cs="Times New Roman"/>
          <w:sz w:val="22"/>
        </w:rPr>
        <w:t>Abstract</w:t>
      </w:r>
    </w:p>
    <w:p w14:paraId="0457BCDC" w14:textId="6E40FFC1" w:rsidR="003C25C8" w:rsidRPr="004C2F06" w:rsidRDefault="00000000" w:rsidP="004E2DB5">
      <w:pPr>
        <w:spacing w:after="549" w:line="420" w:lineRule="auto"/>
        <w:ind w:left="585" w:right="585" w:firstLine="0"/>
        <w:rPr>
          <w:rFonts w:ascii="Times New Roman" w:hAnsi="Times New Roman" w:cs="Times New Roman"/>
        </w:rPr>
      </w:pPr>
      <w:r w:rsidRPr="004C2F06">
        <w:rPr>
          <w:rFonts w:ascii="Times New Roman" w:hAnsi="Times New Roman" w:cs="Times New Roman"/>
          <w:sz w:val="22"/>
        </w:rPr>
        <w:t xml:space="preserve">Married women in the early </w:t>
      </w:r>
      <w:r w:rsidR="003F62F7">
        <w:rPr>
          <w:rFonts w:ascii="Times New Roman" w:hAnsi="Times New Roman" w:cs="Times New Roman"/>
          <w:sz w:val="22"/>
        </w:rPr>
        <w:t>twentie</w:t>
      </w:r>
      <w:r w:rsidRPr="004C2F06">
        <w:rPr>
          <w:rFonts w:ascii="Times New Roman" w:hAnsi="Times New Roman" w:cs="Times New Roman"/>
          <w:sz w:val="22"/>
        </w:rPr>
        <w:t xml:space="preserve">th century U.S. faced “marriage bars,” a form of employer discrimination that barred them from paid employment. However, because the end of marriage bar use coincided with shifting social norms and labor market conditions, it is unclear how the end of marriage bars affected women’s employment. We study the effects of the state-level prohibition of marriage bars in teaching during the 1930s. A difference-in-differences design shows that the prohibitions increased the share of </w:t>
      </w:r>
      <w:ins w:id="0" w:author="Amy Kim" w:date="2025-12-11T11:46:00Z">
        <w:r w:rsidR="00F146DC">
          <w:rPr>
            <w:rFonts w:ascii="Times New Roman" w:hAnsi="Times New Roman" w:cs="Times New Roman"/>
            <w:sz w:val="22"/>
          </w:rPr>
          <w:t xml:space="preserve">white </w:t>
        </w:r>
      </w:ins>
      <w:r w:rsidRPr="004C2F06">
        <w:rPr>
          <w:rFonts w:ascii="Times New Roman" w:hAnsi="Times New Roman" w:cs="Times New Roman"/>
          <w:sz w:val="22"/>
        </w:rPr>
        <w:t xml:space="preserve">married women teachers by </w:t>
      </w:r>
      <w:ins w:id="1" w:author="Amy Kim" w:date="2025-12-11T11:46:00Z">
        <w:r w:rsidR="00F146DC">
          <w:rPr>
            <w:rFonts w:ascii="Times New Roman" w:hAnsi="Times New Roman" w:cs="Times New Roman"/>
            <w:sz w:val="22"/>
          </w:rPr>
          <w:t>4</w:t>
        </w:r>
      </w:ins>
      <w:del w:id="2" w:author="Amy Kim" w:date="2025-12-11T11:46:00Z">
        <w:r w:rsidRPr="004C2F06" w:rsidDel="00F146DC">
          <w:rPr>
            <w:rFonts w:ascii="Times New Roman" w:hAnsi="Times New Roman" w:cs="Times New Roman"/>
            <w:sz w:val="22"/>
          </w:rPr>
          <w:delText>3</w:delText>
        </w:r>
      </w:del>
      <w:r w:rsidRPr="004C2F06">
        <w:rPr>
          <w:rFonts w:ascii="Times New Roman" w:hAnsi="Times New Roman" w:cs="Times New Roman"/>
          <w:sz w:val="22"/>
        </w:rPr>
        <w:t>.</w:t>
      </w:r>
      <w:ins w:id="3" w:author="Amy Kim" w:date="2025-12-11T11:46:00Z">
        <w:r w:rsidR="00F146DC">
          <w:rPr>
            <w:rFonts w:ascii="Times New Roman" w:hAnsi="Times New Roman" w:cs="Times New Roman"/>
            <w:sz w:val="22"/>
          </w:rPr>
          <w:t>1</w:t>
        </w:r>
      </w:ins>
      <w:del w:id="4" w:author="Amy Kim" w:date="2025-12-11T11:46:00Z">
        <w:r w:rsidRPr="004C2F06" w:rsidDel="00F146DC">
          <w:rPr>
            <w:rFonts w:ascii="Times New Roman" w:hAnsi="Times New Roman" w:cs="Times New Roman"/>
            <w:sz w:val="22"/>
          </w:rPr>
          <w:delText>5</w:delText>
        </w:r>
      </w:del>
      <w:r w:rsidRPr="004C2F06">
        <w:rPr>
          <w:rFonts w:ascii="Times New Roman" w:hAnsi="Times New Roman" w:cs="Times New Roman"/>
          <w:sz w:val="22"/>
        </w:rPr>
        <w:t xml:space="preserve"> p.p. (2</w:t>
      </w:r>
      <w:ins w:id="5" w:author="Amy Kim" w:date="2025-12-11T11:46:00Z">
        <w:r w:rsidR="00F146DC">
          <w:rPr>
            <w:rFonts w:ascii="Times New Roman" w:hAnsi="Times New Roman" w:cs="Times New Roman"/>
            <w:sz w:val="22"/>
          </w:rPr>
          <w:t>6</w:t>
        </w:r>
      </w:ins>
      <w:del w:id="6" w:author="Amy Kim" w:date="2025-12-11T11:46:00Z">
        <w:r w:rsidRPr="004C2F06" w:rsidDel="00F146DC">
          <w:rPr>
            <w:rFonts w:ascii="Times New Roman" w:hAnsi="Times New Roman" w:cs="Times New Roman"/>
            <w:sz w:val="22"/>
          </w:rPr>
          <w:delText>0</w:delText>
        </w:r>
      </w:del>
      <w:r w:rsidRPr="004C2F06">
        <w:rPr>
          <w:rFonts w:ascii="Times New Roman" w:hAnsi="Times New Roman" w:cs="Times New Roman"/>
          <w:sz w:val="22"/>
        </w:rPr>
        <w:t xml:space="preserve">%), </w:t>
      </w:r>
      <w:del w:id="7" w:author="Amy Kim" w:date="2025-12-11T11:46:00Z">
        <w:r w:rsidRPr="004C2F06" w:rsidDel="00F146DC">
          <w:rPr>
            <w:rFonts w:ascii="Times New Roman" w:hAnsi="Times New Roman" w:cs="Times New Roman"/>
            <w:sz w:val="22"/>
          </w:rPr>
          <w:delText xml:space="preserve">partly by leading unmarried women to </w:delText>
        </w:r>
        <w:r w:rsidR="00977880" w:rsidRPr="004C2F06" w:rsidDel="00F146DC">
          <w:rPr>
            <w:rFonts w:ascii="Times New Roman" w:hAnsi="Times New Roman" w:cs="Times New Roman"/>
            <w:sz w:val="22"/>
          </w:rPr>
          <w:delText xml:space="preserve">switch from teaching to </w:delText>
        </w:r>
        <w:r w:rsidRPr="004C2F06" w:rsidDel="00F146DC">
          <w:rPr>
            <w:rFonts w:ascii="Times New Roman" w:hAnsi="Times New Roman" w:cs="Times New Roman"/>
            <w:sz w:val="22"/>
          </w:rPr>
          <w:delText>other occupations.</w:delText>
        </w:r>
      </w:del>
      <w:ins w:id="8" w:author="Amy Kim" w:date="2025-12-11T11:46:00Z">
        <w:r w:rsidR="00F146DC">
          <w:rPr>
            <w:rFonts w:ascii="Times New Roman" w:hAnsi="Times New Roman" w:cs="Times New Roman"/>
            <w:sz w:val="22"/>
          </w:rPr>
          <w:t>with no effect on Black teachers.</w:t>
        </w:r>
      </w:ins>
    </w:p>
    <w:p w14:paraId="34F4FBD2" w14:textId="2421915C"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One of the most notable labor market shifts of the twentieth century was the rise of white married women working outside the home (Costa </w:t>
      </w:r>
      <w:r w:rsidRPr="004C2F06">
        <w:rPr>
          <w:rFonts w:ascii="Times New Roman" w:hAnsi="Times New Roman" w:cs="Times New Roman"/>
          <w:color w:val="0000FF"/>
        </w:rPr>
        <w:t>2000</w:t>
      </w:r>
      <w:r w:rsidRPr="004C2F06">
        <w:rPr>
          <w:rFonts w:ascii="Times New Roman" w:hAnsi="Times New Roman" w:cs="Times New Roman"/>
        </w:rPr>
        <w:t xml:space="preserve">). Between 1900 and 2010 the share of married women in the U.S. labor force grew more than tenfold from 6% to 61% (Ruggles, Nelson, </w:t>
      </w:r>
      <w:r w:rsidR="000D4CAB">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Prior work documents how various factors contributed to the growth in married women’s labor supply from the 1960s onwards, including the introduction of new technologies, such as contraceptives and household appliances, and the shifting of social norms (Bailey </w:t>
      </w:r>
      <w:r w:rsidRPr="004C2F06">
        <w:rPr>
          <w:rFonts w:ascii="Times New Roman" w:hAnsi="Times New Roman" w:cs="Times New Roman"/>
          <w:color w:val="0000FF"/>
        </w:rPr>
        <w:t>2006</w:t>
      </w:r>
      <w:r w:rsidRPr="004C2F06">
        <w:rPr>
          <w:rFonts w:ascii="Times New Roman" w:hAnsi="Times New Roman" w:cs="Times New Roman"/>
        </w:rPr>
        <w:t xml:space="preserve">; Bertrand, </w:t>
      </w:r>
      <w:proofErr w:type="spellStart"/>
      <w:r w:rsidRPr="004C2F06">
        <w:rPr>
          <w:rFonts w:ascii="Times New Roman" w:hAnsi="Times New Roman" w:cs="Times New Roman"/>
        </w:rPr>
        <w:t>Kamenica</w:t>
      </w:r>
      <w:proofErr w:type="spellEnd"/>
      <w:r w:rsidRPr="004C2F06">
        <w:rPr>
          <w:rFonts w:ascii="Times New Roman" w:hAnsi="Times New Roman" w:cs="Times New Roman"/>
        </w:rPr>
        <w:t xml:space="preserve">, and Pan </w:t>
      </w:r>
      <w:r w:rsidRPr="004C2F06">
        <w:rPr>
          <w:rFonts w:ascii="Times New Roman" w:hAnsi="Times New Roman" w:cs="Times New Roman"/>
          <w:color w:val="0000FF"/>
        </w:rPr>
        <w:t>2015</w:t>
      </w:r>
      <w:r w:rsidRPr="004C2F06">
        <w:rPr>
          <w:rFonts w:ascii="Times New Roman" w:hAnsi="Times New Roman" w:cs="Times New Roman"/>
        </w:rPr>
        <w:t>; Fern</w:t>
      </w:r>
      <w:r w:rsidR="00977880" w:rsidRPr="004C2F06">
        <w:rPr>
          <w:rFonts w:ascii="Times New Roman" w:hAnsi="Times New Roman" w:cs="Times New Roman"/>
        </w:rPr>
        <w:t>á</w:t>
      </w:r>
      <w:r w:rsidRPr="004C2F06">
        <w:rPr>
          <w:rFonts w:ascii="Times New Roman" w:hAnsi="Times New Roman" w:cs="Times New Roman"/>
        </w:rPr>
        <w:t xml:space="preserve">ndez and Wong </w:t>
      </w:r>
      <w:r w:rsidRPr="004C2F06">
        <w:rPr>
          <w:rFonts w:ascii="Times New Roman" w:hAnsi="Times New Roman" w:cs="Times New Roman"/>
          <w:color w:val="0000FF"/>
        </w:rPr>
        <w:t>2014</w:t>
      </w:r>
      <w:r w:rsidRPr="004C2F06">
        <w:rPr>
          <w:rFonts w:ascii="Times New Roman" w:hAnsi="Times New Roman" w:cs="Times New Roman"/>
        </w:rPr>
        <w:t xml:space="preserve">;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less is known about the factors that contributed to the initial rise in women’s labor force participation (LFP), which began in the first half of the century.</w:t>
      </w:r>
    </w:p>
    <w:p w14:paraId="356D6E1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studies how married women’s labor supply in the early 1900s was affected by an important policy change: the passage of laws that prohibited the use of discriminatory “marriage bars” in the teaching profession in two U.S. states in the 1930s. The early twentieth century U.S. was a time and place during which many white married women did not work and, in many white-</w:t>
      </w:r>
      <w:r w:rsidRPr="004C2F06">
        <w:rPr>
          <w:rFonts w:ascii="Times New Roman" w:hAnsi="Times New Roman" w:cs="Times New Roman"/>
        </w:rPr>
        <w:lastRenderedPageBreak/>
        <w:t xml:space="preserve">collar occupations, did not have the option to work due to employers’ widespread use of marriage bars—a form of employer discrimination based on a woman’s marital status (Goldin </w:t>
      </w:r>
      <w:r w:rsidRPr="004C2F06">
        <w:rPr>
          <w:rFonts w:ascii="Times New Roman" w:hAnsi="Times New Roman" w:cs="Times New Roman"/>
          <w:color w:val="0000FF"/>
        </w:rPr>
        <w:t>1991a</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4"/>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Over the same time period however, debates over tenure protection laws in one particular occupation began to spread across the country, centering </w:t>
      </w:r>
      <w:r w:rsidRPr="004C2F06">
        <w:rPr>
          <w:rFonts w:ascii="Times New Roman" w:hAnsi="Times New Roman" w:cs="Times New Roman"/>
          <w:i/>
        </w:rPr>
        <w:t xml:space="preserve">teachers </w:t>
      </w:r>
      <w:r w:rsidRPr="004C2F06">
        <w:rPr>
          <w:rFonts w:ascii="Times New Roman" w:hAnsi="Times New Roman" w:cs="Times New Roman"/>
        </w:rPr>
        <w:t xml:space="preserve">in a national discussion of married women’s employment rights. Amidst court cases of married women suing school boards for wrongful termination and numerous attempts by state legislators to pass employment protections for married women, only two states—KY and NC—ultimately passed laws </w:t>
      </w:r>
      <w:r w:rsidRPr="004C2F06">
        <w:rPr>
          <w:rFonts w:ascii="Times New Roman" w:hAnsi="Times New Roman" w:cs="Times New Roman"/>
          <w:i/>
        </w:rPr>
        <w:t>prohibiting marriage bars in teaching</w:t>
      </w:r>
      <w:r w:rsidRPr="004C2F06">
        <w:rPr>
          <w:rFonts w:ascii="Times New Roman" w:hAnsi="Times New Roman" w:cs="Times New Roman"/>
        </w:rPr>
        <w:t>. By comparing KY and NC to unaffected neighboring states in the Southern U.S., we evaluate how prohibiting the use of marriage bars in teaching affected the employment of married women and by extension the overall labor force.</w:t>
      </w:r>
    </w:p>
    <w:p w14:paraId="4225818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ex-ante </w:t>
      </w:r>
      <w:r w:rsidRPr="004C2F06">
        <w:rPr>
          <w:rFonts w:ascii="Times New Roman" w:hAnsi="Times New Roman" w:cs="Times New Roman"/>
        </w:rPr>
        <w:t>how prohibiting marriage bars would have affected the employment of married women, especially given the backdrop of gendered social attitudes at the time. Newspapers from this era chronicle an active public debate over the working married woman, deemed by many to be “taking money away from needy unmarried women” and “neglecting home duties” (</w:t>
      </w:r>
      <w:r w:rsidRPr="004C2F06">
        <w:rPr>
          <w:rFonts w:ascii="Times New Roman" w:hAnsi="Times New Roman" w:cs="Times New Roman"/>
          <w:i/>
        </w:rPr>
        <w:t xml:space="preserve">New York Herald, </w:t>
      </w:r>
      <w:r w:rsidRPr="004C2F06">
        <w:rPr>
          <w:rFonts w:ascii="Times New Roman" w:hAnsi="Times New Roman" w:cs="Times New Roman"/>
        </w:rPr>
        <w:t xml:space="preserve">1921; </w:t>
      </w:r>
      <w:r w:rsidRPr="004C2F06">
        <w:rPr>
          <w:rFonts w:ascii="Times New Roman" w:hAnsi="Times New Roman" w:cs="Times New Roman"/>
          <w:i/>
        </w:rPr>
        <w:t xml:space="preserve">Oakland Tribune, </w:t>
      </w:r>
      <w:r w:rsidRPr="004C2F06">
        <w:rPr>
          <w:rFonts w:ascii="Times New Roman" w:hAnsi="Times New Roman" w:cs="Times New Roman"/>
        </w:rPr>
        <w:t>1921). Had married women (or their households) also held these beliefs, then married women would have chosen not to work even if discriminatory employment practices were made illegal. Our setting thus provides a unique opportunity to assess whether the removal of barriers to employment for married women increased married women’s LFP in the 1900s, when the prevailing social norms were still that white married women should not work outside the home. Furthermore, if married women did in fact enter the labor force as a result of the prohibition of marriage bars in teaching, it is not obvious how the labor market would have been affected. For instance, if married women entered teaching but the overall teacher workforce did not expand, married women’s entry must have come at the cost of other workers’ exits. Who were these affected workers and where did they go?</w:t>
      </w:r>
    </w:p>
    <w:p w14:paraId="33E63C8E" w14:textId="5AAB209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The marriage bar prohibitions we study, which took the form of state-wide legislation that made it illegal for school districts to discriminate against teachers based on their marital status in employment decisions, were passed in only two states. We leverage this variation in a </w:t>
      </w:r>
      <w:r w:rsidRPr="004C2F06">
        <w:rPr>
          <w:rFonts w:ascii="Times New Roman" w:hAnsi="Times New Roman" w:cs="Times New Roman"/>
          <w:i/>
        </w:rPr>
        <w:t xml:space="preserve">difference-in-differences </w:t>
      </w:r>
      <w:r w:rsidRPr="004C2F06">
        <w:rPr>
          <w:rFonts w:ascii="Times New Roman" w:hAnsi="Times New Roman" w:cs="Times New Roman"/>
        </w:rPr>
        <w:t xml:space="preserve">design, comparing outcomes in states that prohibited marriage bars to neighboring Southern states that did not. Using a combination of IPUMS full-count decennial U.S. census data spanning 1910-1950 (Ruggles, Nelson, </w:t>
      </w:r>
      <w:r w:rsidR="009C1D29">
        <w:rPr>
          <w:rFonts w:ascii="Times New Roman" w:hAnsi="Times New Roman" w:cs="Times New Roman"/>
        </w:rPr>
        <w:t xml:space="preserve">Sobek, </w:t>
      </w:r>
      <w:r w:rsidRPr="004C2F06">
        <w:rPr>
          <w:rFonts w:ascii="Times New Roman" w:hAnsi="Times New Roman" w:cs="Times New Roman"/>
        </w:rPr>
        <w:t xml:space="preserve">et al. </w:t>
      </w:r>
      <w:r w:rsidRPr="004C2F06">
        <w:rPr>
          <w:rFonts w:ascii="Times New Roman" w:hAnsi="Times New Roman" w:cs="Times New Roman"/>
          <w:color w:val="0000FF"/>
        </w:rPr>
        <w:t>2024</w:t>
      </w:r>
      <w:r w:rsidRPr="004C2F06">
        <w:rPr>
          <w:rFonts w:ascii="Times New Roman" w:hAnsi="Times New Roman" w:cs="Times New Roman"/>
        </w:rPr>
        <w:t xml:space="preserve">) and linkages from the Census Tree (Price, Buckles, Haws, et al. </w:t>
      </w:r>
      <w:r w:rsidRPr="004C2F06">
        <w:rPr>
          <w:rFonts w:ascii="Times New Roman" w:hAnsi="Times New Roman" w:cs="Times New Roman"/>
          <w:color w:val="0000FF"/>
        </w:rPr>
        <w:t>2023a</w:t>
      </w:r>
      <w:r w:rsidRPr="004C2F06">
        <w:rPr>
          <w:rFonts w:ascii="Times New Roman" w:hAnsi="Times New Roman" w:cs="Times New Roman"/>
        </w:rPr>
        <w:t>,</w:t>
      </w:r>
      <w:r w:rsidRPr="004C2F06">
        <w:rPr>
          <w:rFonts w:ascii="Times New Roman" w:hAnsi="Times New Roman" w:cs="Times New Roman"/>
          <w:color w:val="0000FF"/>
        </w:rPr>
        <w:t>b</w:t>
      </w:r>
      <w:r w:rsidRPr="004C2F06">
        <w:rPr>
          <w:rFonts w:ascii="Times New Roman" w:hAnsi="Times New Roman" w:cs="Times New Roman"/>
        </w:rPr>
        <w:t>,</w:t>
      </w:r>
      <w:r w:rsidRPr="004C2F06">
        <w:rPr>
          <w:rFonts w:ascii="Times New Roman" w:hAnsi="Times New Roman" w:cs="Times New Roman"/>
          <w:color w:val="0000FF"/>
        </w:rPr>
        <w:t>c</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Eriksson, et al. 2022a,b,c), and the IPUMS Multigenerational Longitudinal Panel (</w:t>
      </w:r>
      <w:proofErr w:type="spellStart"/>
      <w:r w:rsidRPr="004C2F06">
        <w:rPr>
          <w:rFonts w:ascii="Times New Roman" w:hAnsi="Times New Roman" w:cs="Times New Roman"/>
        </w:rPr>
        <w:t>Helgertz</w:t>
      </w:r>
      <w:proofErr w:type="spellEnd"/>
      <w:r w:rsidR="007116AE">
        <w:rPr>
          <w:rFonts w:ascii="Times New Roman" w:hAnsi="Times New Roman" w:cs="Times New Roman"/>
        </w:rPr>
        <w:t>, Ruggles, Warren,</w:t>
      </w:r>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Ruggles, Fitch, </w:t>
      </w:r>
      <w:r w:rsidR="007116AE">
        <w:rPr>
          <w:rFonts w:ascii="Times New Roman" w:hAnsi="Times New Roman" w:cs="Times New Roman"/>
        </w:rPr>
        <w:t xml:space="preserve">Goeken, </w:t>
      </w:r>
      <w:r w:rsidRPr="004C2F06">
        <w:rPr>
          <w:rFonts w:ascii="Times New Roman" w:hAnsi="Times New Roman" w:cs="Times New Roman"/>
        </w:rPr>
        <w:t xml:space="preserve">et al. </w:t>
      </w:r>
      <w:r w:rsidRPr="004C2F06">
        <w:rPr>
          <w:rFonts w:ascii="Times New Roman" w:hAnsi="Times New Roman" w:cs="Times New Roman"/>
          <w:color w:val="0000FF"/>
        </w:rPr>
        <w:t>2021</w:t>
      </w:r>
      <w:r w:rsidRPr="004C2F06">
        <w:rPr>
          <w:rFonts w:ascii="Times New Roman" w:hAnsi="Times New Roman" w:cs="Times New Roman"/>
        </w:rPr>
        <w:t>), we use our design to evaluate how the policy change affected the composition of the teacher workforce in cross-sections and to track the employment outcomes of individual women over time.</w:t>
      </w:r>
      <w:r w:rsidRPr="004C2F06">
        <w:rPr>
          <w:rFonts w:ascii="Times New Roman" w:hAnsi="Times New Roman" w:cs="Times New Roman"/>
          <w:color w:val="0000FF"/>
          <w:vertAlign w:val="superscript"/>
        </w:rPr>
        <w:footnoteReference w:id="5"/>
      </w:r>
    </w:p>
    <w:p w14:paraId="22ADF5BE"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setting allows us to overcome two key challenges inherent to identifying the effects of removing barriers to employment for married women: (1) data availability and (2) endogeneity in employers’ choices of hiring policies. Although employers used marriage bars to bar the employment of married women across many occupations, there is no systematic data on which employers did so at what points in time. In addition, the timing of individual employers’ decisions to allow married women to work may have been correlated with factors that simultaneously affected women’s employment, such as economic conditions, national trends in gender equality, or women’s wages. In teaching however, a women-dominated occupation in which an estimated 70-80% of school districts used marriage bars at one point between 1930 and 1940 (Goldin </w:t>
      </w:r>
      <w:r w:rsidRPr="004C2F06">
        <w:rPr>
          <w:rFonts w:ascii="Times New Roman" w:hAnsi="Times New Roman" w:cs="Times New Roman"/>
          <w:color w:val="0000FF"/>
        </w:rPr>
        <w:t>2021</w:t>
      </w:r>
      <w:r w:rsidRPr="004C2F06">
        <w:rPr>
          <w:rFonts w:ascii="Times New Roman" w:hAnsi="Times New Roman" w:cs="Times New Roman"/>
        </w:rPr>
        <w:t xml:space="preserve">), we </w:t>
      </w:r>
      <w:r w:rsidRPr="004C2F06">
        <w:rPr>
          <w:rFonts w:ascii="Times New Roman" w:hAnsi="Times New Roman" w:cs="Times New Roman"/>
        </w:rPr>
        <w:lastRenderedPageBreak/>
        <w:t>observe both (1) detailed documentation of employment policies relative to other occupations, and (2) plausibly exogenous prohibitions of marriage bar use in several states.</w:t>
      </w:r>
    </w:p>
    <w:p w14:paraId="06B951E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validity of our empirical design rests on the identifying assumption that married women’s outcomes would have evolved in parallel between the ‘treated’ (KY, NC) and ‘control’ states (neighboring states) if marriage bars had not been prohibited. We provide three pieces of suggestive evidence that the ‘parallel trends’ assumption holds. First, we show evidence of parallel pre-trends in our outcomes of interest prior to 1930. Second, using Gallup polling data from 1938, we find that the general public in treated and control states held similar views on whether married women should work (Gallup Organization </w:t>
      </w:r>
      <w:r w:rsidRPr="004C2F06">
        <w:rPr>
          <w:rFonts w:ascii="Times New Roman" w:hAnsi="Times New Roman" w:cs="Times New Roman"/>
          <w:color w:val="0000FF"/>
        </w:rPr>
        <w:t>1938</w:t>
      </w:r>
      <w:r w:rsidRPr="004C2F06">
        <w:rPr>
          <w:rFonts w:ascii="Times New Roman" w:hAnsi="Times New Roman" w:cs="Times New Roman"/>
        </w:rPr>
        <w:t>). Third, we find qualitative evidence from historical policy briefs and newspaper archives that show both treated and control states experienced similar policy discussions around protections for teachers at the time, suggesting that the marriage bar prohibitions were passed in some states but not others for seemingly idiosyncratic reasons, like the priorities of a particular state legislator.</w:t>
      </w:r>
    </w:p>
    <w:p w14:paraId="0E885A5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Notably, our period of study overlaps with the Great Depression and subsequent economic recovery—large-scale economic events that could have affected women’s LFP differently in treated and control states absent the prohibitions. We address this identification concern using several robustness checks, including border county and matched county designs that allow us to match treated and control counties as closely as possible on pre-trends in economic conditions.</w:t>
      </w:r>
    </w:p>
    <w:p w14:paraId="66B761A5" w14:textId="53037E2E"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Our main finding is that prohibiting marriage bars in teaching </w:t>
      </w:r>
      <w:r w:rsidRPr="004C2F06">
        <w:rPr>
          <w:rFonts w:ascii="Times New Roman" w:hAnsi="Times New Roman" w:cs="Times New Roman"/>
          <w:i/>
        </w:rPr>
        <w:t xml:space="preserve">increased </w:t>
      </w:r>
      <w:r w:rsidRPr="004C2F06">
        <w:rPr>
          <w:rFonts w:ascii="Times New Roman" w:hAnsi="Times New Roman" w:cs="Times New Roman"/>
        </w:rPr>
        <w:t>the employment of married women in teaching, specifically by increasing white women’s employment, with no effect on Black women. Treated counties experienced a 4.</w:t>
      </w:r>
      <w:ins w:id="14" w:author="Amy Kim" w:date="2025-12-11T11:43:00Z">
        <w:r w:rsidR="00F146DC">
          <w:rPr>
            <w:rFonts w:ascii="Times New Roman" w:hAnsi="Times New Roman" w:cs="Times New Roman"/>
          </w:rPr>
          <w:t>1</w:t>
        </w:r>
      </w:ins>
      <w:del w:id="15" w:author="Amy Kim" w:date="2025-12-11T11:43:00Z">
        <w:r w:rsidRPr="004C2F06" w:rsidDel="00F146DC">
          <w:rPr>
            <w:rFonts w:ascii="Times New Roman" w:hAnsi="Times New Roman" w:cs="Times New Roman"/>
          </w:rPr>
          <w:delText>0</w:delText>
        </w:r>
      </w:del>
      <w:r w:rsidRPr="004C2F06">
        <w:rPr>
          <w:rFonts w:ascii="Times New Roman" w:hAnsi="Times New Roman" w:cs="Times New Roman"/>
        </w:rPr>
        <w:t xml:space="preserve"> percentage point (p.p.) increase between 1930 and 1940 (a 26% increase) in the share of</w:t>
      </w:r>
      <w:ins w:id="16" w:author="Amy Kim" w:date="2025-12-11T11:42:00Z">
        <w:r w:rsidR="00F146DC">
          <w:rPr>
            <w:rFonts w:ascii="Times New Roman" w:hAnsi="Times New Roman" w:cs="Times New Roman"/>
          </w:rPr>
          <w:t xml:space="preserve"> white</w:t>
        </w:r>
      </w:ins>
      <w:r w:rsidRPr="004C2F06">
        <w:rPr>
          <w:rFonts w:ascii="Times New Roman" w:hAnsi="Times New Roman" w:cs="Times New Roman"/>
        </w:rPr>
        <w:t xml:space="preserve"> teachers who were married women.</w:t>
      </w:r>
      <w:r w:rsidR="00A77DDA" w:rsidRPr="004C2F06">
        <w:rPr>
          <w:rFonts w:ascii="Times New Roman" w:hAnsi="Times New Roman" w:cs="Times New Roman"/>
        </w:rPr>
        <w:t xml:space="preserve"> </w:t>
      </w:r>
      <w:r w:rsidRPr="004C2F06">
        <w:rPr>
          <w:rFonts w:ascii="Times New Roman" w:hAnsi="Times New Roman" w:cs="Times New Roman"/>
        </w:rPr>
        <w:t xml:space="preserve">The likelihood that a </w:t>
      </w:r>
      <w:ins w:id="17" w:author="Amy Kim" w:date="2025-12-11T11:47:00Z">
        <w:r w:rsidR="00F146DC">
          <w:rPr>
            <w:rFonts w:ascii="Times New Roman" w:hAnsi="Times New Roman" w:cs="Times New Roman"/>
          </w:rPr>
          <w:t xml:space="preserve">white </w:t>
        </w:r>
      </w:ins>
      <w:r w:rsidRPr="004C2F06">
        <w:rPr>
          <w:rFonts w:ascii="Times New Roman" w:hAnsi="Times New Roman" w:cs="Times New Roman"/>
        </w:rPr>
        <w:t xml:space="preserve">married woman worked as a teacher also increased by </w:t>
      </w:r>
      <w:ins w:id="18" w:author="Amy Kim" w:date="2025-12-11T11:47:00Z">
        <w:r w:rsidR="00F146DC">
          <w:rPr>
            <w:rFonts w:ascii="Times New Roman" w:hAnsi="Times New Roman" w:cs="Times New Roman"/>
          </w:rPr>
          <w:t>20</w:t>
        </w:r>
      </w:ins>
      <w:del w:id="19" w:author="Amy Kim" w:date="2025-12-11T11:47:00Z">
        <w:r w:rsidRPr="004C2F06" w:rsidDel="00F146DC">
          <w:rPr>
            <w:rFonts w:ascii="Times New Roman" w:hAnsi="Times New Roman" w:cs="Times New Roman"/>
          </w:rPr>
          <w:delText>17</w:delText>
        </w:r>
      </w:del>
      <w:r w:rsidRPr="004C2F06">
        <w:rPr>
          <w:rFonts w:ascii="Times New Roman" w:hAnsi="Times New Roman" w:cs="Times New Roman"/>
        </w:rPr>
        <w:t xml:space="preserve">% between 1930 and 1940 in treated counties relative to control ones. </w:t>
      </w:r>
      <w:ins w:id="20" w:author="Amy Kim" w:date="2025-12-11T11:48:00Z">
        <w:r w:rsidR="00F146DC">
          <w:rPr>
            <w:rFonts w:ascii="Times New Roman" w:hAnsi="Times New Roman" w:cs="Times New Roman"/>
          </w:rPr>
          <w:t xml:space="preserve">Effects on Black teachers and Black women are not significantly different from zero. </w:t>
        </w:r>
      </w:ins>
      <w:r w:rsidRPr="004C2F06">
        <w:rPr>
          <w:rFonts w:ascii="Times New Roman" w:hAnsi="Times New Roman" w:cs="Times New Roman"/>
        </w:rPr>
        <w:t xml:space="preserve">Our estimates thus squarely reject the null hypothesis that policy changes aimed at prohibiting employer discrimination against married women had no effect on </w:t>
      </w:r>
      <w:r w:rsidRPr="004C2F06">
        <w:rPr>
          <w:rFonts w:ascii="Times New Roman" w:hAnsi="Times New Roman" w:cs="Times New Roman"/>
        </w:rPr>
        <w:lastRenderedPageBreak/>
        <w:t>married women’s labor market outcomes, and further suggest that marriage bars were not binding for Black women in the early twentieth century.</w:t>
      </w:r>
    </w:p>
    <w:p w14:paraId="2429D188"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we find that the increase was driven by an extensive margin labor supply response among married women. Using our linked census sample in which we can observe individuals moving between occupations and in and out of the labor force, we find that the prohibitions led women to change their decision of whether and when to </w:t>
      </w:r>
      <w:r w:rsidRPr="004C2F06">
        <w:rPr>
          <w:rFonts w:ascii="Times New Roman" w:hAnsi="Times New Roman" w:cs="Times New Roman"/>
          <w:i/>
        </w:rPr>
        <w:t xml:space="preserve">work as a teacher </w:t>
      </w:r>
      <w:r w:rsidRPr="004C2F06">
        <w:rPr>
          <w:rFonts w:ascii="Times New Roman" w:hAnsi="Times New Roman" w:cs="Times New Roman"/>
        </w:rPr>
        <w:t xml:space="preserve">rather than whether and when to get married. We find that the laws did not lead unmarried women to become more likely to get married, nor did they induce working women to switch from other occupations into teaching. Instead, the increase in married women teachers was driven by two primary channels: married women who were not in the labor force becoming more likely </w:t>
      </w:r>
      <w:r w:rsidRPr="004C2F06">
        <w:rPr>
          <w:rFonts w:ascii="Times New Roman" w:hAnsi="Times New Roman" w:cs="Times New Roman"/>
          <w:i/>
        </w:rPr>
        <w:t xml:space="preserve">to enter teaching </w:t>
      </w:r>
      <w:r w:rsidRPr="004C2F06">
        <w:rPr>
          <w:rFonts w:ascii="Times New Roman" w:hAnsi="Times New Roman" w:cs="Times New Roman"/>
        </w:rPr>
        <w:t xml:space="preserve">rather than remain out of the labor force, and unmarried women teachers becoming more likely </w:t>
      </w:r>
      <w:r w:rsidRPr="004C2F06">
        <w:rPr>
          <w:rFonts w:ascii="Times New Roman" w:hAnsi="Times New Roman" w:cs="Times New Roman"/>
          <w:i/>
        </w:rPr>
        <w:t xml:space="preserve">remain in teaching </w:t>
      </w:r>
      <w:r w:rsidRPr="004C2F06">
        <w:rPr>
          <w:rFonts w:ascii="Times New Roman" w:hAnsi="Times New Roman" w:cs="Times New Roman"/>
        </w:rPr>
        <w:t>after marriage rather than exiting the workforce. We therefore conclude that the prohibition of marriage bars pulled white married women into teaching from outside the labor force, rather than from other occupations.</w:t>
      </w:r>
    </w:p>
    <w:p w14:paraId="73581908" w14:textId="52403CEC"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in pulling married women into the labor force as teachers, the laws also led to other workers—specifically, other women—switching out of teaching. We find that the increased employment of married women in teaching was entirely offset by a decrease in the employment of unmarried women in teaching, with no effect on the total number of teachers or on the share of men in teaching. We interpret the maintained ratio of men-to</w:t>
      </w:r>
      <w:r w:rsidR="00875BCE">
        <w:rPr>
          <w:rFonts w:ascii="Times New Roman" w:hAnsi="Times New Roman" w:cs="Times New Roman"/>
        </w:rPr>
        <w:t>-</w:t>
      </w:r>
      <w:r w:rsidRPr="004C2F06">
        <w:rPr>
          <w:rFonts w:ascii="Times New Roman" w:hAnsi="Times New Roman" w:cs="Times New Roman"/>
        </w:rPr>
        <w:t xml:space="preserve">women teachers before and after the laws as being consistent with two common beliefs that schools and other employers held at the time: that men and women workers were imperfect substitutes and that employing men took priority over employing women (Goldin </w:t>
      </w:r>
      <w:r w:rsidRPr="004C2F06">
        <w:rPr>
          <w:rFonts w:ascii="Times New Roman" w:hAnsi="Times New Roman" w:cs="Times New Roman"/>
          <w:color w:val="0000FF"/>
        </w:rPr>
        <w:t>2021</w:t>
      </w:r>
      <w:r w:rsidRPr="004C2F06">
        <w:rPr>
          <w:rFonts w:ascii="Times New Roman" w:hAnsi="Times New Roman" w:cs="Times New Roman"/>
        </w:rPr>
        <w:t xml:space="preserve">). Indeed, consistent with imperfect substitution, women teachers in many U.S. cities were paid less than a third of what men teachers were paid and tended to be allocated to subjects like home economics rather than mathematics (Blount </w:t>
      </w:r>
      <w:r w:rsidRPr="004C2F06">
        <w:rPr>
          <w:rFonts w:ascii="Times New Roman" w:hAnsi="Times New Roman" w:cs="Times New Roman"/>
          <w:color w:val="0000FF"/>
        </w:rPr>
        <w:t>1996</w:t>
      </w:r>
      <w:r w:rsidRPr="004C2F06">
        <w:rPr>
          <w:rFonts w:ascii="Times New Roman" w:hAnsi="Times New Roman" w:cs="Times New Roman"/>
        </w:rPr>
        <w:t xml:space="preserve">; Bohan and Null </w:t>
      </w:r>
      <w:r w:rsidRPr="004C2F06">
        <w:rPr>
          <w:rFonts w:ascii="Times New Roman" w:hAnsi="Times New Roman" w:cs="Times New Roman"/>
          <w:color w:val="0000FF"/>
        </w:rPr>
        <w:t>2007</w:t>
      </w:r>
      <w:r w:rsidRPr="004C2F06">
        <w:rPr>
          <w:rFonts w:ascii="Times New Roman" w:hAnsi="Times New Roman" w:cs="Times New Roman"/>
        </w:rPr>
        <w:t>).</w:t>
      </w:r>
    </w:p>
    <w:p w14:paraId="15C544D1" w14:textId="4D90031A"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Finally, we use our linked census sample to investigate what happened to the unmarried women who were, or might have eventually become, teachers. We find that the laws did not deter </w:t>
      </w:r>
      <w:r w:rsidRPr="004C2F06">
        <w:rPr>
          <w:rFonts w:ascii="Times New Roman" w:hAnsi="Times New Roman" w:cs="Times New Roman"/>
        </w:rPr>
        <w:lastRenderedPageBreak/>
        <w:t>unmarried women from later becoming teachers. Instead, we find evidence that the laws led to unmarried women who were already teachers to switch into other occupations, without affecting their earnings as proxied by occupational scores. In addition, we show that the laws increased overall LFP among unmarried women who were already teachers, where the increase was entirely driven by those who became married and remained in the labor force. We therefore conclude that the policy change had a net positive impact on women’s labor market outcomes, pulling women into the labor force without pushing incumbent women teachers out of the labor force or to lower paying jobs.</w:t>
      </w:r>
      <w:del w:id="21" w:author="Amy Kim" w:date="2025-12-11T14:57:00Z">
        <w:r w:rsidRPr="004C2F06" w:rsidDel="001F31E3">
          <w:rPr>
            <w:rFonts w:ascii="Times New Roman" w:hAnsi="Times New Roman" w:cs="Times New Roman"/>
            <w:color w:val="0000FF"/>
            <w:vertAlign w:val="superscript"/>
          </w:rPr>
          <w:footnoteReference w:id="6"/>
        </w:r>
      </w:del>
    </w:p>
    <w:p w14:paraId="4BEDB19C" w14:textId="21E5A93A" w:rsidR="003C25C8" w:rsidRPr="004C2F06" w:rsidRDefault="00000000" w:rsidP="004E2DB5">
      <w:pPr>
        <w:spacing w:after="117" w:line="420" w:lineRule="auto"/>
        <w:ind w:left="-15" w:firstLine="468"/>
        <w:rPr>
          <w:rFonts w:ascii="Times New Roman" w:hAnsi="Times New Roman" w:cs="Times New Roman"/>
        </w:rPr>
      </w:pPr>
      <w:r w:rsidRPr="004C2F06">
        <w:rPr>
          <w:rFonts w:ascii="Times New Roman" w:hAnsi="Times New Roman" w:cs="Times New Roman"/>
        </w:rPr>
        <w:t>Overall, our study shows that removing institutional barriers to employment specific to married women modestly improved white women’s labor market outcomes between 1930 and 1950</w:t>
      </w:r>
      <w:ins w:id="24" w:author="Amy Kim" w:date="2025-12-11T14:52:00Z">
        <w:r w:rsidR="001F31E3">
          <w:rPr>
            <w:rFonts w:ascii="Times New Roman" w:hAnsi="Times New Roman" w:cs="Times New Roman"/>
          </w:rPr>
          <w:t xml:space="preserve"> in the</w:t>
        </w:r>
      </w:ins>
      <w:ins w:id="25" w:author="Amy Kim" w:date="2025-12-11T14:53:00Z">
        <w:r w:rsidR="001F31E3">
          <w:rPr>
            <w:rFonts w:ascii="Times New Roman" w:hAnsi="Times New Roman" w:cs="Times New Roman"/>
          </w:rPr>
          <w:t xml:space="preserve"> context of teaching</w:t>
        </w:r>
      </w:ins>
      <w:r w:rsidRPr="004C2F06">
        <w:rPr>
          <w:rFonts w:ascii="Times New Roman" w:hAnsi="Times New Roman" w:cs="Times New Roman"/>
        </w:rPr>
        <w:t xml:space="preserve">. Our findings also serve as a cautionary tale: in the presence of gendered social attitudes, the costs of such policies may be borne by other women who are reshuffled to other occupations. </w:t>
      </w:r>
      <w:ins w:id="26" w:author="Amy Kim" w:date="2025-12-11T14:54:00Z">
        <w:r w:rsidR="001F31E3">
          <w:rPr>
            <w:rFonts w:ascii="Times New Roman" w:hAnsi="Times New Roman" w:cs="Times New Roman"/>
          </w:rPr>
          <w:t>In our setting, whi</w:t>
        </w:r>
      </w:ins>
      <w:ins w:id="27" w:author="Amy Kim" w:date="2025-12-11T14:55:00Z">
        <w:r w:rsidR="001F31E3">
          <w:rPr>
            <w:rFonts w:ascii="Times New Roman" w:hAnsi="Times New Roman" w:cs="Times New Roman"/>
          </w:rPr>
          <w:t xml:space="preserve">le we </w:t>
        </w:r>
      </w:ins>
      <w:ins w:id="28" w:author="Amy Kim" w:date="2025-12-11T14:57:00Z">
        <w:r w:rsidR="001F31E3">
          <w:rPr>
            <w:rFonts w:ascii="Times New Roman" w:hAnsi="Times New Roman" w:cs="Times New Roman"/>
          </w:rPr>
          <w:t>show that prohibiting m</w:t>
        </w:r>
      </w:ins>
      <w:ins w:id="29" w:author="Amy Kim" w:date="2025-12-11T14:58:00Z">
        <w:r w:rsidR="001F31E3">
          <w:rPr>
            <w:rFonts w:ascii="Times New Roman" w:hAnsi="Times New Roman" w:cs="Times New Roman"/>
          </w:rPr>
          <w:t>arriage bars increased the labor force participation of incumbent teachers</w:t>
        </w:r>
      </w:ins>
      <w:ins w:id="30" w:author="Amy Kim" w:date="2025-12-11T14:55:00Z">
        <w:r w:rsidR="001F31E3">
          <w:rPr>
            <w:rFonts w:ascii="Times New Roman" w:hAnsi="Times New Roman" w:cs="Times New Roman"/>
          </w:rPr>
          <w:t xml:space="preserve"> </w:t>
        </w:r>
        <w:r w:rsidR="001F31E3">
          <w:rPr>
            <w:rFonts w:ascii="Times New Roman" w:hAnsi="Times New Roman" w:cs="Times New Roman"/>
            <w:i/>
            <w:iCs/>
          </w:rPr>
          <w:t xml:space="preserve">without </w:t>
        </w:r>
        <w:r w:rsidR="001F31E3">
          <w:rPr>
            <w:rFonts w:ascii="Times New Roman" w:hAnsi="Times New Roman" w:cs="Times New Roman"/>
          </w:rPr>
          <w:t xml:space="preserve">decreasing the labor force participation of </w:t>
        </w:r>
      </w:ins>
      <w:ins w:id="31" w:author="Amy Kim" w:date="2025-12-11T14:56:00Z">
        <w:r w:rsidR="001F31E3">
          <w:rPr>
            <w:rFonts w:ascii="Times New Roman" w:hAnsi="Times New Roman" w:cs="Times New Roman"/>
          </w:rPr>
          <w:t xml:space="preserve">potential future teachers, because teachers comprised only a small share of the population, we are unable to detect an effect of the prohibitions on all women’s LFP. </w:t>
        </w:r>
      </w:ins>
      <w:del w:id="32" w:author="Amy Kim" w:date="2025-12-11T14:59:00Z">
        <w:r w:rsidRPr="004C2F06" w:rsidDel="001F31E3">
          <w:rPr>
            <w:rFonts w:ascii="Times New Roman" w:hAnsi="Times New Roman" w:cs="Times New Roman"/>
          </w:rPr>
          <w:delText>However, in our setting, we find an overall positive effect of prohibiting marriage bars on white women’s LFP and earnings.</w:delText>
        </w:r>
      </w:del>
    </w:p>
    <w:p w14:paraId="7F9A251D" w14:textId="34F6272A"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This paper contributes to our understanding of the historical factors that led to the rise in women’s LFP in the U.S. throughout the twentieth century. A significant body of work studies the effects of large-scale factors post-1950, including World War II </w:t>
      </w:r>
      <w:r w:rsidR="00D4617A">
        <w:rPr>
          <w:rFonts w:ascii="Times New Roman" w:hAnsi="Times New Roman" w:cs="Times New Roman"/>
        </w:rPr>
        <w:t xml:space="preserve">(Acemoglu, </w:t>
      </w:r>
      <w:r w:rsidRPr="004C2F06">
        <w:rPr>
          <w:rFonts w:ascii="Times New Roman" w:hAnsi="Times New Roman" w:cs="Times New Roman"/>
        </w:rPr>
        <w:t xml:space="preserve">Autor, and Lyle </w:t>
      </w:r>
      <w:r w:rsidRPr="004C2F06">
        <w:rPr>
          <w:rFonts w:ascii="Times New Roman" w:hAnsi="Times New Roman" w:cs="Times New Roman"/>
          <w:color w:val="0000FF"/>
        </w:rPr>
        <w:t>2004</w:t>
      </w:r>
      <w:r w:rsidRPr="004C2F06">
        <w:rPr>
          <w:rFonts w:ascii="Times New Roman" w:hAnsi="Times New Roman" w:cs="Times New Roman"/>
        </w:rPr>
        <w:t xml:space="preserve">; Goldin </w:t>
      </w:r>
      <w:r w:rsidRPr="004C2F06">
        <w:rPr>
          <w:rFonts w:ascii="Times New Roman" w:hAnsi="Times New Roman" w:cs="Times New Roman"/>
          <w:color w:val="0000FF"/>
        </w:rPr>
        <w:t>1991b</w:t>
      </w:r>
      <w:r w:rsidRPr="004C2F06">
        <w:rPr>
          <w:rFonts w:ascii="Times New Roman" w:hAnsi="Times New Roman" w:cs="Times New Roman"/>
        </w:rPr>
        <w:t xml:space="preserve">; Rose </w:t>
      </w:r>
      <w:r w:rsidRPr="004C2F06">
        <w:rPr>
          <w:rFonts w:ascii="Times New Roman" w:hAnsi="Times New Roman" w:cs="Times New Roman"/>
          <w:color w:val="0000FF"/>
        </w:rPr>
        <w:t>2018</w:t>
      </w:r>
      <w:r w:rsidRPr="004C2F06">
        <w:rPr>
          <w:rFonts w:ascii="Times New Roman" w:hAnsi="Times New Roman" w:cs="Times New Roman"/>
        </w:rPr>
        <w:t xml:space="preserve">), the introduction of oral contraceptives (Bailey </w:t>
      </w:r>
      <w:r w:rsidRPr="004C2F06">
        <w:rPr>
          <w:rFonts w:ascii="Times New Roman" w:hAnsi="Times New Roman" w:cs="Times New Roman"/>
          <w:color w:val="0000FF"/>
        </w:rPr>
        <w:t>2006</w:t>
      </w:r>
      <w:r w:rsidRPr="004C2F06">
        <w:rPr>
          <w:rFonts w:ascii="Times New Roman" w:hAnsi="Times New Roman" w:cs="Times New Roman"/>
        </w:rPr>
        <w:t xml:space="preserve">; Goldin and Katz </w:t>
      </w:r>
      <w:r w:rsidRPr="004C2F06">
        <w:rPr>
          <w:rFonts w:ascii="Times New Roman" w:hAnsi="Times New Roman" w:cs="Times New Roman"/>
          <w:color w:val="0000FF"/>
        </w:rPr>
        <w:t>2002</w:t>
      </w:r>
      <w:r w:rsidRPr="004C2F06">
        <w:rPr>
          <w:rFonts w:ascii="Times New Roman" w:hAnsi="Times New Roman" w:cs="Times New Roman"/>
        </w:rPr>
        <w:t>), shifting cultural attitudes (Fern</w:t>
      </w:r>
      <w:r w:rsidR="00D4617A">
        <w:rPr>
          <w:rFonts w:ascii="Times New Roman" w:hAnsi="Times New Roman" w:cs="Times New Roman"/>
        </w:rPr>
        <w:t>á</w:t>
      </w:r>
      <w:r w:rsidRPr="004C2F06">
        <w:rPr>
          <w:rFonts w:ascii="Times New Roman" w:hAnsi="Times New Roman" w:cs="Times New Roman"/>
        </w:rPr>
        <w:t xml:space="preserve">ndez </w:t>
      </w:r>
      <w:r w:rsidRPr="004C2F06">
        <w:rPr>
          <w:rFonts w:ascii="Times New Roman" w:hAnsi="Times New Roman" w:cs="Times New Roman"/>
          <w:color w:val="0000FF"/>
        </w:rPr>
        <w:t>2007</w:t>
      </w:r>
      <w:r w:rsidRPr="004C2F06">
        <w:rPr>
          <w:rFonts w:ascii="Times New Roman" w:hAnsi="Times New Roman" w:cs="Times New Roman"/>
        </w:rPr>
        <w:t xml:space="preserve">), and improved household technologies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However, few papers study the factors that contributed to the initial rise pre-1950, which happened in spite of married women facing active, legal employer discrimination. One notable exception is Goldin (</w:t>
      </w:r>
      <w:r w:rsidRPr="004C2F06">
        <w:rPr>
          <w:rFonts w:ascii="Times New Roman" w:hAnsi="Times New Roman" w:cs="Times New Roman"/>
          <w:color w:val="0000FF"/>
        </w:rPr>
        <w:t>1991a</w:t>
      </w:r>
      <w:r w:rsidRPr="004C2F06">
        <w:rPr>
          <w:rFonts w:ascii="Times New Roman" w:hAnsi="Times New Roman" w:cs="Times New Roman"/>
        </w:rPr>
        <w:t xml:space="preserve">), who documents the use of marriage bars in the early 1900s U.S. and explores employers’ economic justifications for using </w:t>
      </w:r>
      <w:r w:rsidRPr="004C2F06">
        <w:rPr>
          <w:rFonts w:ascii="Times New Roman" w:hAnsi="Times New Roman" w:cs="Times New Roman"/>
        </w:rPr>
        <w:lastRenderedPageBreak/>
        <w:t>these discriminatory practices.</w:t>
      </w:r>
      <w:r w:rsidRPr="004C2F06">
        <w:rPr>
          <w:rFonts w:ascii="Times New Roman" w:hAnsi="Times New Roman" w:cs="Times New Roman"/>
          <w:color w:val="0000FF"/>
          <w:vertAlign w:val="superscript"/>
        </w:rPr>
        <w:footnoteReference w:id="7"/>
      </w:r>
      <w:r w:rsidRPr="004C2F06">
        <w:rPr>
          <w:rFonts w:ascii="Times New Roman" w:hAnsi="Times New Roman" w:cs="Times New Roman"/>
          <w:color w:val="0000FF"/>
          <w:vertAlign w:val="superscript"/>
        </w:rPr>
        <w:t xml:space="preserve"> </w:t>
      </w:r>
      <w:r w:rsidRPr="004C2F06">
        <w:rPr>
          <w:rFonts w:ascii="Times New Roman" w:hAnsi="Times New Roman" w:cs="Times New Roman"/>
        </w:rPr>
        <w:t>Motivated by these findings, we study how the prohibition of marriage bars impacted married women’s LFP in the first half of the century. Our findings suggest that the prohibition of marriage bars had sizeable effects on married women’s LFP in the short run, falling within the range of effect sizes of changes in the second half of the century like early access to the pill (which accounted for 8% of the rise in women’s LFP between the ages of 26-30, according to Bailey (</w:t>
      </w:r>
      <w:r w:rsidRPr="004C2F06">
        <w:rPr>
          <w:rFonts w:ascii="Times New Roman" w:hAnsi="Times New Roman" w:cs="Times New Roman"/>
          <w:color w:val="0000FF"/>
        </w:rPr>
        <w:t>2006</w:t>
      </w:r>
      <w:r w:rsidRPr="004C2F06">
        <w:rPr>
          <w:rFonts w:ascii="Times New Roman" w:hAnsi="Times New Roman" w:cs="Times New Roman"/>
        </w:rPr>
        <w:t xml:space="preserve">)) and improved household technologies (which accounted for over half of the later rise in women’s LFP, according to Greenwood, Seshadri, and </w:t>
      </w:r>
      <w:proofErr w:type="spellStart"/>
      <w:r w:rsidRPr="004C2F06">
        <w:rPr>
          <w:rFonts w:ascii="Times New Roman" w:hAnsi="Times New Roman" w:cs="Times New Roman"/>
        </w:rPr>
        <w:t>Yorukoglu</w:t>
      </w:r>
      <w:proofErr w:type="spellEnd"/>
      <w:r w:rsidRPr="004C2F06">
        <w:rPr>
          <w:rFonts w:ascii="Times New Roman" w:hAnsi="Times New Roman" w:cs="Times New Roman"/>
        </w:rPr>
        <w:t xml:space="preserve"> (</w:t>
      </w:r>
      <w:r w:rsidRPr="004C2F06">
        <w:rPr>
          <w:rFonts w:ascii="Times New Roman" w:hAnsi="Times New Roman" w:cs="Times New Roman"/>
          <w:color w:val="0000FF"/>
        </w:rPr>
        <w:t>2005</w:t>
      </w:r>
      <w:r w:rsidRPr="004C2F06">
        <w:rPr>
          <w:rFonts w:ascii="Times New Roman" w:hAnsi="Times New Roman" w:cs="Times New Roman"/>
        </w:rPr>
        <w:t>)). We also provide the first empirical evidence that marriage bars were not binding for Black women, as posited by Goldin (</w:t>
      </w:r>
      <w:r w:rsidRPr="004C2F06">
        <w:rPr>
          <w:rFonts w:ascii="Times New Roman" w:hAnsi="Times New Roman" w:cs="Times New Roman"/>
          <w:color w:val="0000FF"/>
        </w:rPr>
        <w:t>1991a</w:t>
      </w:r>
      <w:r w:rsidRPr="004C2F06">
        <w:rPr>
          <w:rFonts w:ascii="Times New Roman" w:hAnsi="Times New Roman" w:cs="Times New Roman"/>
        </w:rPr>
        <w:t>).</w:t>
      </w:r>
    </w:p>
    <w:p w14:paraId="1A0C7E5C" w14:textId="056E0261"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This paper also contributes to the study of the intended and unintended consequences of anti-discrimination policies. While some policies have been found to affect the targeted population as intended—for example, the Equal Pay Act of 1963 and Title VII of the Civil</w:t>
      </w:r>
      <w:r w:rsidR="00D4617A">
        <w:rPr>
          <w:rFonts w:ascii="Times New Roman" w:hAnsi="Times New Roman" w:cs="Times New Roman"/>
        </w:rPr>
        <w:t xml:space="preserve"> </w:t>
      </w:r>
      <w:r w:rsidRPr="004C2F06">
        <w:rPr>
          <w:rFonts w:ascii="Times New Roman" w:hAnsi="Times New Roman" w:cs="Times New Roman"/>
        </w:rPr>
        <w:t xml:space="preserve">Rights Act of 1964 resulted in an increase in women’s pay (Bailey, Helgerman, and Stuart </w:t>
      </w:r>
      <w:r w:rsidRPr="004C2F06">
        <w:rPr>
          <w:rFonts w:ascii="Times New Roman" w:hAnsi="Times New Roman" w:cs="Times New Roman"/>
          <w:color w:val="0000FF"/>
        </w:rPr>
        <w:t>2024</w:t>
      </w:r>
      <w:r w:rsidRPr="004C2F06">
        <w:rPr>
          <w:rFonts w:ascii="Times New Roman" w:hAnsi="Times New Roman" w:cs="Times New Roman"/>
        </w:rPr>
        <w:t xml:space="preserve">; Carrington, McCue, and Pierce </w:t>
      </w:r>
      <w:r w:rsidRPr="004C2F06">
        <w:rPr>
          <w:rFonts w:ascii="Times New Roman" w:hAnsi="Times New Roman" w:cs="Times New Roman"/>
          <w:color w:val="0000FF"/>
        </w:rPr>
        <w:t>2000</w:t>
      </w:r>
      <w:r w:rsidRPr="004C2F06">
        <w:rPr>
          <w:rFonts w:ascii="Times New Roman" w:hAnsi="Times New Roman" w:cs="Times New Roman"/>
        </w:rPr>
        <w:t xml:space="preserve">; Neumark and Stock </w:t>
      </w:r>
      <w:r w:rsidRPr="004C2F06">
        <w:rPr>
          <w:rFonts w:ascii="Times New Roman" w:hAnsi="Times New Roman" w:cs="Times New Roman"/>
          <w:color w:val="0000FF"/>
        </w:rPr>
        <w:t>2001</w:t>
      </w:r>
      <w:r w:rsidRPr="004C2F06">
        <w:rPr>
          <w:rFonts w:ascii="Times New Roman" w:hAnsi="Times New Roman" w:cs="Times New Roman"/>
        </w:rPr>
        <w:t xml:space="preserve">)—other policies have been found to do the opposite. For instance, the American with Disabilities Act (ADA) of 1990 decreased the employment of people with disabilities (Acemoglu and Angrist </w:t>
      </w:r>
      <w:r w:rsidRPr="004C2F06">
        <w:rPr>
          <w:rFonts w:ascii="Times New Roman" w:hAnsi="Times New Roman" w:cs="Times New Roman"/>
          <w:color w:val="0000FF"/>
        </w:rPr>
        <w:t>2001</w:t>
      </w:r>
      <w:r w:rsidRPr="004C2F06">
        <w:rPr>
          <w:rFonts w:ascii="Times New Roman" w:hAnsi="Times New Roman" w:cs="Times New Roman"/>
        </w:rPr>
        <w:t xml:space="preserve">; Beegle and Stock </w:t>
      </w:r>
      <w:r w:rsidRPr="004C2F06">
        <w:rPr>
          <w:rFonts w:ascii="Times New Roman" w:hAnsi="Times New Roman" w:cs="Times New Roman"/>
          <w:color w:val="0000FF"/>
        </w:rPr>
        <w:t>2003</w:t>
      </w:r>
      <w:r w:rsidRPr="004C2F06">
        <w:rPr>
          <w:rFonts w:ascii="Times New Roman" w:hAnsi="Times New Roman" w:cs="Times New Roman"/>
        </w:rPr>
        <w:t xml:space="preserve">; </w:t>
      </w:r>
      <w:proofErr w:type="spellStart"/>
      <w:r w:rsidRPr="004C2F06">
        <w:rPr>
          <w:rFonts w:ascii="Times New Roman" w:hAnsi="Times New Roman" w:cs="Times New Roman"/>
        </w:rPr>
        <w:t>DeLeire</w:t>
      </w:r>
      <w:proofErr w:type="spellEnd"/>
      <w:r w:rsidRPr="004C2F06">
        <w:rPr>
          <w:rFonts w:ascii="Times New Roman" w:hAnsi="Times New Roman" w:cs="Times New Roman"/>
        </w:rPr>
        <w:t xml:space="preserve"> </w:t>
      </w:r>
      <w:r w:rsidRPr="004C2F06">
        <w:rPr>
          <w:rFonts w:ascii="Times New Roman" w:hAnsi="Times New Roman" w:cs="Times New Roman"/>
          <w:color w:val="0000FF"/>
        </w:rPr>
        <w:t>1997</w:t>
      </w:r>
      <w:r w:rsidRPr="004C2F06">
        <w:rPr>
          <w:rFonts w:ascii="Times New Roman" w:hAnsi="Times New Roman" w:cs="Times New Roman"/>
        </w:rPr>
        <w:t xml:space="preserve">), and the Age Discrimination in Employment Act (ADEA) in 1968 decreased the employment of older workers (Lahey </w:t>
      </w:r>
      <w:r w:rsidRPr="004C2F06">
        <w:rPr>
          <w:rFonts w:ascii="Times New Roman" w:hAnsi="Times New Roman" w:cs="Times New Roman"/>
          <w:color w:val="0000FF"/>
        </w:rPr>
        <w:t>2008</w:t>
      </w:r>
      <w:r w:rsidRPr="004C2F06">
        <w:rPr>
          <w:rFonts w:ascii="Times New Roman" w:hAnsi="Times New Roman" w:cs="Times New Roman"/>
        </w:rPr>
        <w:t xml:space="preserve">; Neumark and Song </w:t>
      </w:r>
      <w:r w:rsidRPr="004C2F06">
        <w:rPr>
          <w:rFonts w:ascii="Times New Roman" w:hAnsi="Times New Roman" w:cs="Times New Roman"/>
          <w:color w:val="0000FF"/>
        </w:rPr>
        <w:t>2013</w:t>
      </w:r>
      <w:r w:rsidRPr="004C2F06">
        <w:rPr>
          <w:rFonts w:ascii="Times New Roman" w:hAnsi="Times New Roman" w:cs="Times New Roman"/>
        </w:rPr>
        <w:t>). The latter group of papers illustrate</w:t>
      </w:r>
      <w:r w:rsidR="00875BCE">
        <w:rPr>
          <w:rFonts w:ascii="Times New Roman" w:hAnsi="Times New Roman" w:cs="Times New Roman"/>
        </w:rPr>
        <w:t>s</w:t>
      </w:r>
      <w:r w:rsidRPr="004C2F06">
        <w:rPr>
          <w:rFonts w:ascii="Times New Roman" w:hAnsi="Times New Roman" w:cs="Times New Roman"/>
        </w:rPr>
        <w:t xml:space="preserve"> that when an anti-discrimination policy imposes new costs on employers, employers might take actions to try and minimize said costs and inadvertently negatively impact the workers being discriminated against.</w:t>
      </w:r>
      <w:r w:rsidRPr="004C2F06">
        <w:rPr>
          <w:rFonts w:ascii="Times New Roman" w:hAnsi="Times New Roman" w:cs="Times New Roman"/>
          <w:color w:val="0000FF"/>
          <w:vertAlign w:val="superscript"/>
        </w:rPr>
        <w:footnoteReference w:id="8"/>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Our paper provides new evidence of another example of an anti-discrimination policy with unintended consequences: while prohibiting marriage bars led married women’s employment </w:t>
      </w:r>
      <w:r w:rsidRPr="004C2F06">
        <w:rPr>
          <w:rFonts w:ascii="Times New Roman" w:hAnsi="Times New Roman" w:cs="Times New Roman"/>
        </w:rPr>
        <w:lastRenderedPageBreak/>
        <w:t>to rise in teaching, schools also chose to maintain the gender ratio of teaching staff, leading single women to leave the profession with no anti-discrimination policy in place to protect their employment.</w:t>
      </w:r>
    </w:p>
    <w:p w14:paraId="3EF37300" w14:textId="77777777" w:rsidR="0057478F" w:rsidRPr="004C2F06" w:rsidRDefault="0057478F" w:rsidP="00780FAA">
      <w:pPr>
        <w:spacing w:line="420" w:lineRule="auto"/>
        <w:ind w:left="0" w:firstLine="0"/>
        <w:rPr>
          <w:rFonts w:ascii="Times New Roman" w:hAnsi="Times New Roman" w:cs="Times New Roman"/>
        </w:rPr>
      </w:pPr>
    </w:p>
    <w:p w14:paraId="65C70DED" w14:textId="4F82CD39" w:rsidR="0057478F" w:rsidRPr="00780FAA" w:rsidRDefault="00000000" w:rsidP="00780FAA">
      <w:pPr>
        <w:spacing w:after="35" w:line="420" w:lineRule="auto"/>
        <w:ind w:left="29" w:right="19"/>
        <w:jc w:val="center"/>
        <w:rPr>
          <w:rFonts w:ascii="Times New Roman" w:hAnsi="Times New Roman" w:cs="Times New Roman"/>
          <w:b/>
          <w:sz w:val="34"/>
        </w:rPr>
      </w:pPr>
      <w:r w:rsidRPr="004C2F06">
        <w:rPr>
          <w:rFonts w:ascii="Times New Roman" w:hAnsi="Times New Roman" w:cs="Times New Roman"/>
          <w:b/>
          <w:sz w:val="34"/>
        </w:rPr>
        <w:t>Employment Discrimination against Married Women in the Early Twentieth Century U.S.</w:t>
      </w:r>
    </w:p>
    <w:p w14:paraId="62BAF9D2" w14:textId="0E5AE152" w:rsidR="0057478F" w:rsidRPr="004C2F06" w:rsidRDefault="00000000" w:rsidP="00780FAA">
      <w:pPr>
        <w:spacing w:after="93" w:line="420" w:lineRule="auto"/>
        <w:ind w:left="-15" w:firstLine="468"/>
        <w:rPr>
          <w:rFonts w:ascii="Times New Roman" w:hAnsi="Times New Roman" w:cs="Times New Roman"/>
        </w:rPr>
      </w:pPr>
      <w:r w:rsidRPr="004C2F06">
        <w:rPr>
          <w:rFonts w:ascii="Times New Roman" w:hAnsi="Times New Roman" w:cs="Times New Roman"/>
        </w:rPr>
        <w:t>This section provides historical background on the evolution of the institutional barriers to employment that married women faced in the early twentieth century U.S., both nationwide and specifically in the teaching profession.</w:t>
      </w:r>
    </w:p>
    <w:p w14:paraId="2EB61380"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Evolution of Marriage Bar Use: 1900-1960</w:t>
      </w:r>
    </w:p>
    <w:p w14:paraId="7B6A5F79" w14:textId="6249490D"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Marriage bars, the class of discriminatory employment practices that excluded married women from the workplace, began to emerge across the world throughout the late 1800s and early 1900s. Goldin (</w:t>
      </w:r>
      <w:r w:rsidRPr="004C2F06">
        <w:rPr>
          <w:rFonts w:ascii="Times New Roman" w:hAnsi="Times New Roman" w:cs="Times New Roman"/>
          <w:color w:val="0000FF"/>
        </w:rPr>
        <w:t>1991a</w:t>
      </w:r>
      <w:r w:rsidRPr="004C2F06">
        <w:rPr>
          <w:rFonts w:ascii="Times New Roman" w:hAnsi="Times New Roman" w:cs="Times New Roman"/>
        </w:rPr>
        <w:t>) argues that marriage bars were “the most numerically important of all prohibitions in their impact on the employment of married women”. In the US, marriage bars were popular among employers that employed women as clerical workers</w:t>
      </w:r>
      <w:r w:rsidR="00D4617A">
        <w:rPr>
          <w:rFonts w:ascii="Times New Roman" w:hAnsi="Times New Roman" w:cs="Times New Roman"/>
        </w:rPr>
        <w:t xml:space="preserve"> </w:t>
      </w:r>
      <w:r w:rsidRPr="004C2F06">
        <w:rPr>
          <w:rFonts w:ascii="Times New Roman" w:hAnsi="Times New Roman" w:cs="Times New Roman"/>
        </w:rPr>
        <w:t>(such as banks and insurance companies) and government agencies that employed women (such as school districts).</w:t>
      </w:r>
    </w:p>
    <w:p w14:paraId="3ADDAFB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Importantly, marriage bars were mainly a discriminatory barrier to employment for white married women but not for Black women, as Black women were significantly more likely to work during this time period due to Jim Crow era laws (Costa </w:t>
      </w:r>
      <w:r w:rsidRPr="004C2F06">
        <w:rPr>
          <w:rFonts w:ascii="Times New Roman" w:hAnsi="Times New Roman" w:cs="Times New Roman"/>
          <w:color w:val="0000FF"/>
        </w:rPr>
        <w:t>2000</w:t>
      </w:r>
      <w:r w:rsidRPr="004C2F06">
        <w:rPr>
          <w:rFonts w:ascii="Times New Roman" w:hAnsi="Times New Roman" w:cs="Times New Roman"/>
        </w:rPr>
        <w:t>), and tended to work in highly segregated occupations in agriculture, manufacturing, or in the case of education, in segregated schools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Collins </w:t>
      </w:r>
      <w:r w:rsidRPr="004C2F06">
        <w:rPr>
          <w:rFonts w:ascii="Times New Roman" w:hAnsi="Times New Roman" w:cs="Times New Roman"/>
          <w:color w:val="0000FF"/>
        </w:rPr>
        <w:t>2014</w:t>
      </w:r>
      <w:r w:rsidRPr="004C2F06">
        <w:rPr>
          <w:rFonts w:ascii="Times New Roman" w:hAnsi="Times New Roman" w:cs="Times New Roman"/>
        </w:rPr>
        <w:t>). As such, the details that follow largely describe employers’ perceptions of white married women in the workplace.</w:t>
      </w:r>
    </w:p>
    <w:p w14:paraId="65AB3554"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In practice, marriage bars were implemented in two ways: married women were either not hired due to their marital status (“hire bars”), or single working women who got married were fired or expected to quit upon marriage (“retain bars”). Employers practiced one or both forms of </w:t>
      </w:r>
      <w:r w:rsidRPr="004C2F06">
        <w:rPr>
          <w:rFonts w:ascii="Times New Roman" w:hAnsi="Times New Roman" w:cs="Times New Roman"/>
        </w:rPr>
        <w:lastRenderedPageBreak/>
        <w:t>discrimination, either formally by implementing rules to not employ married women at the organizational level or discretionarily on a case-by-case basis.</w:t>
      </w:r>
    </w:p>
    <w:p w14:paraId="7429D1A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Employers viewed marriage bars as favorable personnel policies for three reasons. First, it was widely believed that men rather than married women were meant to support their families. Many employers thus preferred to offer jobs to men rather than to married women who had husbands to provide for them (Blount </w:t>
      </w:r>
      <w:r w:rsidRPr="004C2F06">
        <w:rPr>
          <w:rFonts w:ascii="Times New Roman" w:hAnsi="Times New Roman" w:cs="Times New Roman"/>
          <w:color w:val="0000FF"/>
        </w:rPr>
        <w:t>1996</w:t>
      </w:r>
      <w:r w:rsidRPr="004C2F06">
        <w:rPr>
          <w:rFonts w:ascii="Times New Roman" w:hAnsi="Times New Roman" w:cs="Times New Roman"/>
        </w:rPr>
        <w:t>).</w:t>
      </w:r>
    </w:p>
    <w:p w14:paraId="035CA9FF" w14:textId="33FF235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Second, it was believed that due to their household responsibilities, married women were less efficient workers than unmarried women and men (“the married wom</w:t>
      </w:r>
      <w:r w:rsidR="0041249B">
        <w:rPr>
          <w:rFonts w:ascii="Times New Roman" w:hAnsi="Times New Roman" w:cs="Times New Roman"/>
        </w:rPr>
        <w:t>a</w:t>
      </w:r>
      <w:r w:rsidRPr="004C2F06">
        <w:rPr>
          <w:rFonts w:ascii="Times New Roman" w:hAnsi="Times New Roman" w:cs="Times New Roman"/>
        </w:rPr>
        <w:t xml:space="preserve">n lacks genuine interest in her work” (Cooke and Simms </w:t>
      </w:r>
      <w:r w:rsidRPr="004C2F06">
        <w:rPr>
          <w:rFonts w:ascii="Times New Roman" w:hAnsi="Times New Roman" w:cs="Times New Roman"/>
          <w:color w:val="0000FF"/>
        </w:rPr>
        <w:t>1940</w:t>
      </w:r>
      <w:r w:rsidRPr="004C2F06">
        <w:rPr>
          <w:rFonts w:ascii="Times New Roman" w:hAnsi="Times New Roman" w:cs="Times New Roman"/>
        </w:rPr>
        <w:t xml:space="preserve">)). Not employing married women was thus justified on the basis that single women were more reliable workers than married women. Third, many employers used internal promotion practices and tenure-based salary schedules, both of which incentivized employers to maintain high turnover of employees. Firing married women was thus a convenient and socially acceptable way to avoid paying the higher salaries associated with longer tenures for a particular subset of workers (Goldin </w:t>
      </w:r>
      <w:r w:rsidRPr="004C2F06">
        <w:rPr>
          <w:rFonts w:ascii="Times New Roman" w:hAnsi="Times New Roman" w:cs="Times New Roman"/>
          <w:color w:val="0000FF"/>
        </w:rPr>
        <w:t>1991a</w:t>
      </w:r>
      <w:r w:rsidRPr="004C2F06">
        <w:rPr>
          <w:rFonts w:ascii="Times New Roman" w:hAnsi="Times New Roman" w:cs="Times New Roman"/>
        </w:rPr>
        <w:t>). Incidentally, teaching was a key example of an occupation that featured fixed salary schedules in the majority of school districts as early as the 1920s.</w:t>
      </w:r>
    </w:p>
    <w:p w14:paraId="14F2434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Although marriage bars were widely used, there is no systematic record of marriage bar use across U.S. employers. The available data on employer-level marriage bar use largely comes from a handful of surveys that were carried out between 1931 and 1956 asking nonrepresentative samples of employers about their policies concerning married women. The surveys show that discretionary marriage bar policies were especially common: in 1936, 50-60% of factories and offices in a survey conducted by Purdue University reported using formal or discretionary marriage bar restrictions (Mosca and Wright </w:t>
      </w:r>
      <w:r w:rsidRPr="004C2F06">
        <w:rPr>
          <w:rFonts w:ascii="Times New Roman" w:hAnsi="Times New Roman" w:cs="Times New Roman"/>
          <w:color w:val="0000FF"/>
        </w:rPr>
        <w:t>2021</w:t>
      </w:r>
      <w:r w:rsidRPr="004C2F06">
        <w:rPr>
          <w:rFonts w:ascii="Times New Roman" w:hAnsi="Times New Roman" w:cs="Times New Roman"/>
        </w:rPr>
        <w:t xml:space="preserve">). Formal marriage bar policies were less common, but still affected over a quarter of working women in urban centers due to the greater likelihood of large employers adopting formal policies (Goldin </w:t>
      </w:r>
      <w:r w:rsidRPr="004C2F06">
        <w:rPr>
          <w:rFonts w:ascii="Times New Roman" w:hAnsi="Times New Roman" w:cs="Times New Roman"/>
          <w:color w:val="0000FF"/>
        </w:rPr>
        <w:t>1991a</w:t>
      </w:r>
      <w:r w:rsidRPr="004C2F06">
        <w:rPr>
          <w:rFonts w:ascii="Times New Roman" w:hAnsi="Times New Roman" w:cs="Times New Roman"/>
        </w:rPr>
        <w:t>).</w:t>
      </w:r>
    </w:p>
    <w:p w14:paraId="2D0BB1A4" w14:textId="5DFBE453"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most comprehensive data on marriage bar use was collected by the National Education Association (NEA) in their surveys of school districts in 1928, 1930 to 1931, 1942, and 1950 to </w:t>
      </w:r>
      <w:r w:rsidRPr="004C2F06">
        <w:rPr>
          <w:rFonts w:ascii="Times New Roman" w:hAnsi="Times New Roman" w:cs="Times New Roman"/>
        </w:rPr>
        <w:lastRenderedPageBreak/>
        <w:t xml:space="preserve">1951 (Goldin </w:t>
      </w:r>
      <w:r w:rsidRPr="004C2F06">
        <w:rPr>
          <w:rFonts w:ascii="Times New Roman" w:hAnsi="Times New Roman" w:cs="Times New Roman"/>
          <w:color w:val="0000FF"/>
        </w:rPr>
        <w:t>2021</w:t>
      </w:r>
      <w:r w:rsidRPr="004C2F06">
        <w:rPr>
          <w:rFonts w:ascii="Times New Roman" w:hAnsi="Times New Roman" w:cs="Times New Roman"/>
        </w:rPr>
        <w:t>). The surveys show that marriage bar use in schools increased over the course of the Great Depression, a trend that has been attributed to rising unemployment and scarcity of jobs for men, then dropped significantly throughout the 1940s.</w:t>
      </w:r>
      <w:r w:rsidRPr="004C2F06">
        <w:rPr>
          <w:rFonts w:ascii="Times New Roman" w:hAnsi="Times New Roman" w:cs="Times New Roman"/>
          <w:color w:val="0000FF"/>
          <w:vertAlign w:val="superscript"/>
        </w:rPr>
        <w:footnoteReference w:id="9"/>
      </w:r>
      <w:r w:rsidR="0041249B">
        <w:rPr>
          <w:rFonts w:ascii="Times New Roman" w:hAnsi="Times New Roman" w:cs="Times New Roman"/>
        </w:rPr>
        <w:t xml:space="preserve"> </w:t>
      </w:r>
      <w:r w:rsidRPr="004C2F06">
        <w:rPr>
          <w:rFonts w:ascii="Times New Roman" w:hAnsi="Times New Roman" w:cs="Times New Roman"/>
        </w:rPr>
        <w:t>“Hire bars” in school districts, for instance, rose from affecting 60% of the urban population in 1920 to nearly 80% in 1942, before a dramatic decline to 17% in 1950/51.</w:t>
      </w:r>
    </w:p>
    <w:p w14:paraId="34AAB8EB" w14:textId="77777777" w:rsidR="003C25C8" w:rsidRPr="004C2F06" w:rsidRDefault="00000000" w:rsidP="004E2DB5">
      <w:pPr>
        <w:spacing w:after="33" w:line="420" w:lineRule="auto"/>
        <w:ind w:left="-15" w:firstLine="468"/>
        <w:rPr>
          <w:rFonts w:ascii="Times New Roman" w:hAnsi="Times New Roman" w:cs="Times New Roman"/>
        </w:rPr>
      </w:pPr>
      <w:r w:rsidRPr="004C2F06">
        <w:rPr>
          <w:rFonts w:ascii="Times New Roman" w:hAnsi="Times New Roman" w:cs="Times New Roman"/>
        </w:rPr>
        <w:t xml:space="preserve">The steep decline in school districts’ use of marriage bars between 1940 and 1950 mirrored a society-wide trend towards inclusion of married women in the workforce. After World War II, unemployment was near zero and demand for workers was high. It became too costly for employers to continue excluding older, married women from the workforce (Goldin </w:t>
      </w:r>
      <w:r w:rsidRPr="004C2F06">
        <w:rPr>
          <w:rFonts w:ascii="Times New Roman" w:hAnsi="Times New Roman" w:cs="Times New Roman"/>
          <w:color w:val="0000FF"/>
        </w:rPr>
        <w:t>1991a</w:t>
      </w:r>
      <w:r w:rsidRPr="004C2F06">
        <w:rPr>
          <w:rFonts w:ascii="Times New Roman" w:hAnsi="Times New Roman" w:cs="Times New Roman"/>
        </w:rPr>
        <w:t>). As such, marriage bar use in the US quickly declined and largely ended by the 1950s and 1960s.</w:t>
      </w:r>
      <w:r w:rsidRPr="004C2F06">
        <w:rPr>
          <w:rFonts w:ascii="Times New Roman" w:hAnsi="Times New Roman" w:cs="Times New Roman"/>
          <w:color w:val="0000FF"/>
          <w:vertAlign w:val="superscript"/>
        </w:rPr>
        <w:footnoteReference w:id="10"/>
      </w:r>
    </w:p>
    <w:p w14:paraId="1484EF22"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Incidentally, rhetoric around the efficiency of married women workers also flipped during this time period, with older women being praised for their “maturity,” “steadiness,” and “reliability,” in stark contrast with the earlier justifications made for using marriage bars.</w:t>
      </w:r>
    </w:p>
    <w:p w14:paraId="4AD6A412" w14:textId="77777777" w:rsidR="003C25C8" w:rsidRPr="004C2F06" w:rsidRDefault="00000000" w:rsidP="004E2DB5">
      <w:pPr>
        <w:pStyle w:val="Heading1"/>
        <w:spacing w:after="222" w:line="420" w:lineRule="auto"/>
        <w:ind w:left="-5" w:right="0"/>
        <w:rPr>
          <w:rFonts w:ascii="Times New Roman" w:hAnsi="Times New Roman" w:cs="Times New Roman"/>
        </w:rPr>
      </w:pPr>
      <w:r w:rsidRPr="004C2F06">
        <w:rPr>
          <w:rFonts w:ascii="Times New Roman" w:hAnsi="Times New Roman" w:cs="Times New Roman"/>
          <w:sz w:val="29"/>
        </w:rPr>
        <w:t>The Prohibition of Marriage Bars in Teaching</w:t>
      </w:r>
    </w:p>
    <w:p w14:paraId="465D040F" w14:textId="5963F977" w:rsidR="00305FBB" w:rsidRDefault="00000000" w:rsidP="004E2DB5">
      <w:pPr>
        <w:spacing w:line="420" w:lineRule="auto"/>
        <w:ind w:left="-5"/>
        <w:rPr>
          <w:rFonts w:ascii="Times New Roman" w:hAnsi="Times New Roman" w:cs="Times New Roman"/>
        </w:rPr>
      </w:pPr>
      <w:r w:rsidRPr="004C2F06">
        <w:rPr>
          <w:rFonts w:ascii="Times New Roman" w:hAnsi="Times New Roman" w:cs="Times New Roman"/>
        </w:rPr>
        <w:t>School districts were the most prominent employers that used marriage bars throughout the early twentieth century. Their use was particularly notable as teaching was a wom</w:t>
      </w:r>
      <w:r w:rsidR="0041249B">
        <w:rPr>
          <w:rFonts w:ascii="Times New Roman" w:hAnsi="Times New Roman" w:cs="Times New Roman"/>
        </w:rPr>
        <w:t>a</w:t>
      </w:r>
      <w:r w:rsidRPr="004C2F06">
        <w:rPr>
          <w:rFonts w:ascii="Times New Roman" w:hAnsi="Times New Roman" w:cs="Times New Roman"/>
        </w:rPr>
        <w:t>n</w:t>
      </w:r>
      <w:r w:rsidR="00305FBB">
        <w:rPr>
          <w:rFonts w:ascii="Times New Roman" w:hAnsi="Times New Roman" w:cs="Times New Roman"/>
        </w:rPr>
        <w:t>-</w:t>
      </w:r>
      <w:r w:rsidRPr="004C2F06">
        <w:rPr>
          <w:rFonts w:ascii="Times New Roman" w:hAnsi="Times New Roman" w:cs="Times New Roman"/>
        </w:rPr>
        <w:t>dominated occupation and one of the few socially-accepted occupations for educated women at the time: in 1940, 31% of married women in the workforce with any college were teachers</w:t>
      </w:r>
      <w:ins w:id="33" w:author="Amy Kim" w:date="2025-12-11T16:02:00Z">
        <w:r w:rsidR="000027EB">
          <w:rPr>
            <w:rFonts w:ascii="Times New Roman" w:hAnsi="Times New Roman" w:cs="Times New Roman"/>
          </w:rPr>
          <w:t xml:space="preserve"> (</w:t>
        </w:r>
      </w:ins>
      <w:ins w:id="34" w:author="Amy Kim" w:date="2025-12-11T16:03:00Z">
        <w:r w:rsidR="000027EB" w:rsidRPr="004C2F06">
          <w:rPr>
            <w:rFonts w:ascii="Times New Roman" w:hAnsi="Times New Roman" w:cs="Times New Roman"/>
          </w:rPr>
          <w:t>Ruggles, Nelson,</w:t>
        </w:r>
        <w:r w:rsidR="000027EB">
          <w:rPr>
            <w:rFonts w:ascii="Times New Roman" w:hAnsi="Times New Roman" w:cs="Times New Roman"/>
          </w:rPr>
          <w:t xml:space="preserve"> Sobek,</w:t>
        </w:r>
        <w:r w:rsidR="000027EB" w:rsidRPr="004C2F06">
          <w:rPr>
            <w:rFonts w:ascii="Times New Roman" w:hAnsi="Times New Roman" w:cs="Times New Roman"/>
          </w:rPr>
          <w:t xml:space="preserve"> et al. </w:t>
        </w:r>
        <w:r w:rsidR="000027EB" w:rsidRPr="004C2F06">
          <w:rPr>
            <w:rFonts w:ascii="Times New Roman" w:hAnsi="Times New Roman" w:cs="Times New Roman"/>
            <w:color w:val="0000FF"/>
          </w:rPr>
          <w:t>2024</w:t>
        </w:r>
        <w:r w:rsidR="000027EB">
          <w:rPr>
            <w:rFonts w:ascii="Times New Roman" w:hAnsi="Times New Roman" w:cs="Times New Roman"/>
            <w:color w:val="0000FF"/>
          </w:rPr>
          <w:t>).</w:t>
        </w:r>
      </w:ins>
      <w:del w:id="35" w:author="Amy Kim" w:date="2025-12-11T16:03:00Z">
        <w:r w:rsidRPr="004C2F06" w:rsidDel="000027EB">
          <w:rPr>
            <w:rFonts w:ascii="Times New Roman" w:hAnsi="Times New Roman" w:cs="Times New Roman"/>
          </w:rPr>
          <w:delText xml:space="preserve">. </w:delText>
        </w:r>
      </w:del>
    </w:p>
    <w:p w14:paraId="5706B9AC" w14:textId="40856545" w:rsidR="003C25C8" w:rsidRPr="004C2F06" w:rsidRDefault="00000000" w:rsidP="004E2DB5">
      <w:pPr>
        <w:spacing w:line="420" w:lineRule="auto"/>
        <w:ind w:left="-5" w:firstLine="458"/>
        <w:rPr>
          <w:rFonts w:ascii="Times New Roman" w:hAnsi="Times New Roman" w:cs="Times New Roman"/>
        </w:rPr>
      </w:pPr>
      <w:r w:rsidRPr="004C2F06">
        <w:rPr>
          <w:rFonts w:ascii="Times New Roman" w:hAnsi="Times New Roman" w:cs="Times New Roman"/>
        </w:rPr>
        <w:lastRenderedPageBreak/>
        <w:t>School districts used the same justifications as other employers to rationalize the use</w:t>
      </w:r>
      <w:r w:rsidR="00636E57">
        <w:rPr>
          <w:rFonts w:ascii="Times New Roman" w:hAnsi="Times New Roman" w:cs="Times New Roman"/>
        </w:rPr>
        <w:t xml:space="preserve"> </w:t>
      </w:r>
      <w:r w:rsidRPr="004C2F06">
        <w:rPr>
          <w:rFonts w:ascii="Times New Roman" w:hAnsi="Times New Roman" w:cs="Times New Roman"/>
        </w:rPr>
        <w:t>of marriage bars. However, unlike in other occupations, discriminatory hiring policies in teaching were contested nationwide in debates over tenure protection for teachers from the 1910s onward. By 1922, districts in eleven states offered tenure to teachers with various legislative limitations, but did not explicitly protect married women. Some of the women who ended up being dismissed on the basis of marriage took the offending school boards to court, but newspaper archives show that the court decisions were mixed, ranging from indicating that local school boards could use their discretion (such as in MA, MN, MI, and SC) to indicating that marriage was not a just cause for dismissal (such as in NY, WV, OR, IN)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By 1931, localities in nine states had passed tenure legislation for teachers that included protection against dismissal due to marital status; by 1939, the number increased to 13, and by 1943 to 33 (Cooke, Knox, and Libby </w:t>
      </w:r>
      <w:r w:rsidRPr="004C2F06">
        <w:rPr>
          <w:rFonts w:ascii="Times New Roman" w:hAnsi="Times New Roman" w:cs="Times New Roman"/>
          <w:color w:val="0000FF"/>
        </w:rPr>
        <w:t>1943</w:t>
      </w:r>
      <w:r w:rsidRPr="004C2F06">
        <w:rPr>
          <w:rFonts w:ascii="Times New Roman" w:hAnsi="Times New Roman" w:cs="Times New Roman"/>
        </w:rPr>
        <w:t>).</w:t>
      </w:r>
    </w:p>
    <w:p w14:paraId="380DE3E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Importantly, although the tenure laws that protected teachers from being dismissed upon marriage became more common from 1920 to 1940, the majority of such laws were not statewide in their application. Repeated cross-sectional data shows that some districts hired substantially higher rates of married women than others, confirming that marriage bars were implemented locally.</w:t>
      </w:r>
    </w:p>
    <w:p w14:paraId="07EE299C" w14:textId="29062AC8" w:rsidR="003C25C8" w:rsidRPr="004C2F06" w:rsidRDefault="00000000" w:rsidP="004E2DB5">
      <w:pPr>
        <w:spacing w:after="569" w:line="420" w:lineRule="auto"/>
        <w:ind w:left="-15" w:firstLine="468"/>
        <w:rPr>
          <w:rFonts w:ascii="Times New Roman" w:hAnsi="Times New Roman" w:cs="Times New Roman"/>
        </w:rPr>
      </w:pPr>
      <w:r w:rsidRPr="004C2F06">
        <w:rPr>
          <w:rFonts w:ascii="Times New Roman" w:hAnsi="Times New Roman" w:cs="Times New Roman"/>
        </w:rPr>
        <w:t>By</w:t>
      </w:r>
      <w:r w:rsidR="000F1F48">
        <w:rPr>
          <w:rFonts w:ascii="Times New Roman" w:hAnsi="Times New Roman" w:cs="Times New Roman"/>
        </w:rPr>
        <w:t xml:space="preserve"> </w:t>
      </w:r>
      <w:r w:rsidRPr="004C2F06">
        <w:rPr>
          <w:rFonts w:ascii="Times New Roman" w:hAnsi="Times New Roman" w:cs="Times New Roman"/>
        </w:rPr>
        <w:t xml:space="preserve">1940, only two states—KY and NC—had passed state-level legislation containing employment protections that explicitly prohibited discrimination against married women in teaching (Cooke and Simms </w:t>
      </w:r>
      <w:r w:rsidRPr="004C2F06">
        <w:rPr>
          <w:rFonts w:ascii="Times New Roman" w:hAnsi="Times New Roman" w:cs="Times New Roman"/>
          <w:color w:val="0000FF"/>
        </w:rPr>
        <w:t>1940</w:t>
      </w:r>
      <w:r w:rsidRPr="004C2F06">
        <w:rPr>
          <w:rFonts w:ascii="Times New Roman" w:hAnsi="Times New Roman" w:cs="Times New Roman"/>
        </w:rPr>
        <w:t>). The legislation in NC in 1933 was broad in its application: the NC Public Laws Chapter 562 Section 11 declared that “in the employment of teachers no rule shall be made or enforced on the ground of marriage or nonmarriage” (North Carolina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Regular session, 1933</w:t>
      </w:r>
      <w:r w:rsidRPr="004C2F06">
        <w:rPr>
          <w:rFonts w:ascii="Times New Roman" w:hAnsi="Times New Roman" w:cs="Times New Roman"/>
        </w:rPr>
        <w:t>). The legislation in KY in 1938 was more specific to experienced teachers: House Bill No. 51 in the KY General Assembly included an act “to prohibit boards of education or school superintendents from adopting rules preventing marriage of any school teacher who has had five years or more teaching experience” (Kentucky General Assembly</w:t>
      </w:r>
      <w:r w:rsidR="00D4617A">
        <w:rPr>
          <w:rFonts w:ascii="Times New Roman" w:hAnsi="Times New Roman" w:cs="Times New Roman"/>
        </w:rPr>
        <w:t>,</w:t>
      </w:r>
      <w:r w:rsidRPr="004C2F06">
        <w:rPr>
          <w:rFonts w:ascii="Times New Roman" w:hAnsi="Times New Roman" w:cs="Times New Roman"/>
        </w:rPr>
        <w:t xml:space="preserve"> </w:t>
      </w:r>
      <w:r w:rsidRPr="004C2F06">
        <w:rPr>
          <w:rFonts w:ascii="Times New Roman" w:hAnsi="Times New Roman" w:cs="Times New Roman"/>
          <w:color w:val="0000FF"/>
        </w:rPr>
        <w:t>1st and 2nd special sessions, 1938</w:t>
      </w:r>
      <w:r w:rsidRPr="004C2F06">
        <w:rPr>
          <w:rFonts w:ascii="Times New Roman" w:hAnsi="Times New Roman" w:cs="Times New Roman"/>
        </w:rPr>
        <w:t xml:space="preserve">). The laws received virtually no coverage in local newspapers at the time, which </w:t>
      </w:r>
      <w:r w:rsidRPr="004C2F06">
        <w:rPr>
          <w:rFonts w:ascii="Times New Roman" w:hAnsi="Times New Roman" w:cs="Times New Roman"/>
        </w:rPr>
        <w:lastRenderedPageBreak/>
        <w:t>suggests that the laws may have been more salient to school districts that were wary of being sued than to the general public.</w:t>
      </w:r>
      <w:r w:rsidRPr="004C2F06">
        <w:rPr>
          <w:rFonts w:ascii="Times New Roman" w:hAnsi="Times New Roman" w:cs="Times New Roman"/>
          <w:color w:val="0000FF"/>
          <w:vertAlign w:val="superscript"/>
        </w:rPr>
        <w:footnoteReference w:id="11"/>
      </w:r>
      <w:r w:rsidR="00CF4068">
        <w:rPr>
          <w:rFonts w:ascii="Times New Roman" w:hAnsi="Times New Roman" w:cs="Times New Roman"/>
        </w:rPr>
        <w:t xml:space="preserve"> </w:t>
      </w:r>
      <w:r w:rsidRPr="004C2F06">
        <w:rPr>
          <w:rFonts w:ascii="Times New Roman" w:hAnsi="Times New Roman" w:cs="Times New Roman"/>
        </w:rPr>
        <w:t xml:space="preserve">We conclude with descriptive evidence that suggests that the state-wide prohibitions in KY and NC may have led to greater employment of </w:t>
      </w:r>
      <w:r w:rsidR="0041249B">
        <w:rPr>
          <w:rFonts w:ascii="Times New Roman" w:hAnsi="Times New Roman" w:cs="Times New Roman"/>
        </w:rPr>
        <w:t xml:space="preserve">white </w:t>
      </w:r>
      <w:r w:rsidRPr="004C2F06">
        <w:rPr>
          <w:rFonts w:ascii="Times New Roman" w:hAnsi="Times New Roman" w:cs="Times New Roman"/>
        </w:rPr>
        <w:t xml:space="preserve">married women in teaching. Figure </w:t>
      </w:r>
      <w:r w:rsidRPr="004C2F06">
        <w:rPr>
          <w:rFonts w:ascii="Times New Roman" w:hAnsi="Times New Roman" w:cs="Times New Roman"/>
          <w:color w:val="0000FF"/>
        </w:rPr>
        <w:t xml:space="preserve">1 </w:t>
      </w:r>
      <w:r w:rsidRPr="004C2F06">
        <w:rPr>
          <w:rFonts w:ascii="Times New Roman" w:hAnsi="Times New Roman" w:cs="Times New Roman"/>
        </w:rPr>
        <w:t>shows the distribution over time of the fraction of white teachers who were married women for counties in KY and NC versus other counties across the rest of the country. Married women gradually entered teaching between 1910 and 1930 in all states, as evidenced by the rightward shift in the distribution means.</w:t>
      </w:r>
      <w:r w:rsidRPr="004C2F06">
        <w:rPr>
          <w:rFonts w:ascii="Times New Roman" w:hAnsi="Times New Roman" w:cs="Times New Roman"/>
          <w:color w:val="0000FF"/>
          <w:vertAlign w:val="superscript"/>
        </w:rPr>
        <w:t xml:space="preserve">9 </w:t>
      </w:r>
      <w:r w:rsidRPr="004C2F06">
        <w:rPr>
          <w:rFonts w:ascii="Times New Roman" w:hAnsi="Times New Roman" w:cs="Times New Roman"/>
        </w:rPr>
        <w:t>The variances increase over time as well, indicating that some counties still maintained low shares of married women teachers even as married women begin to enter teaching elsewhere. In 1940 however, the mass of the KY and NC distributions shifts right relative to other states, indicating that nearly all counties in KY and NC were hiring married women at relatively higher rates. Finally, by 1950, the other states appear to catch up to KY and NC in terms of married women’s employment in teaching.</w:t>
      </w:r>
      <w:r w:rsidRPr="004C2F06">
        <w:rPr>
          <w:rFonts w:ascii="Times New Roman" w:hAnsi="Times New Roman" w:cs="Times New Roman"/>
          <w:color w:val="0000FF"/>
          <w:vertAlign w:val="superscript"/>
        </w:rPr>
        <w:t xml:space="preserve">10 </w:t>
      </w:r>
      <w:r w:rsidRPr="004C2F06">
        <w:rPr>
          <w:rFonts w:ascii="Times New Roman" w:hAnsi="Times New Roman" w:cs="Times New Roman"/>
        </w:rPr>
        <w:t>Our empirical design leverages this variation to formally evaluate the effects of the laws in KY and NC on women’s employment in teaching.</w:t>
      </w:r>
    </w:p>
    <w:p w14:paraId="56BEFAB8" w14:textId="77777777"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lastRenderedPageBreak/>
        <w:t>Data</w:t>
      </w:r>
    </w:p>
    <w:p w14:paraId="77A555C2"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Cross-Sectional Sample</w:t>
      </w:r>
    </w:p>
    <w:p w14:paraId="1B736B37" w14:textId="5C0E283F"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For the first part of our analysis, we use data on teachers in the repeated cross-sectional full-count U.S. Decennial Censuses from 1910 to 1950, which cover all individuals in the U.S.</w:t>
      </w:r>
      <w:r w:rsidR="009A5EA3">
        <w:rPr>
          <w:rFonts w:ascii="Times New Roman" w:hAnsi="Times New Roman" w:cs="Times New Roman"/>
        </w:rPr>
        <w:t xml:space="preserve"> </w:t>
      </w:r>
      <w:r w:rsidRPr="004C2F06">
        <w:rPr>
          <w:rFonts w:ascii="Times New Roman" w:hAnsi="Times New Roman" w:cs="Times New Roman"/>
        </w:rPr>
        <w:t>(Ruggles, Nelson,</w:t>
      </w:r>
      <w:r w:rsidR="00D4617A">
        <w:rPr>
          <w:rFonts w:ascii="Times New Roman" w:hAnsi="Times New Roman" w:cs="Times New Roman"/>
        </w:rPr>
        <w:t xml:space="preserve"> Sobek,</w:t>
      </w:r>
      <w:r w:rsidRPr="004C2F06">
        <w:rPr>
          <w:rFonts w:ascii="Times New Roman" w:hAnsi="Times New Roman" w:cs="Times New Roman"/>
        </w:rPr>
        <w:t xml:space="preserve"> et al. </w:t>
      </w:r>
      <w:r w:rsidRPr="004C2F06">
        <w:rPr>
          <w:rFonts w:ascii="Times New Roman" w:hAnsi="Times New Roman" w:cs="Times New Roman"/>
          <w:color w:val="0000FF"/>
        </w:rPr>
        <w:t>2024</w:t>
      </w:r>
      <w:r w:rsidRPr="004C2F06">
        <w:rPr>
          <w:rFonts w:ascii="Times New Roman" w:hAnsi="Times New Roman" w:cs="Times New Roman"/>
        </w:rPr>
        <w:t>). We define teachers as individuals between the ages of 16 and 64 who</w:t>
      </w:r>
      <w:r w:rsidR="005C12BC">
        <w:rPr>
          <w:rFonts w:ascii="Times New Roman" w:hAnsi="Times New Roman" w:cs="Times New Roman"/>
        </w:rPr>
        <w:t xml:space="preserve"> </w:t>
      </w:r>
      <w:r w:rsidRPr="004C2F06">
        <w:rPr>
          <w:rFonts w:ascii="Times New Roman" w:hAnsi="Times New Roman" w:cs="Times New Roman"/>
        </w:rPr>
        <w:t>report teaching as their occupation and who are not self-employed. The data do not separately</w:t>
      </w:r>
      <w:r w:rsidR="00217A45">
        <w:rPr>
          <w:rFonts w:ascii="Times New Roman" w:hAnsi="Times New Roman" w:cs="Times New Roman"/>
        </w:rPr>
        <w:t xml:space="preserve"> </w:t>
      </w:r>
      <w:r w:rsidRPr="004C2F06">
        <w:rPr>
          <w:rFonts w:ascii="Times New Roman" w:hAnsi="Times New Roman" w:cs="Times New Roman"/>
        </w:rPr>
        <w:t>identify public and private school teachers, but because private schools accounted for less than 10% of total enrollment in the early 1900s, public school teachers likely comprise the bulk of the teachers we identify (U.S. Department of Education, National Center for</w:t>
      </w:r>
      <w:r w:rsidR="009A5EA3">
        <w:rPr>
          <w:rFonts w:ascii="Times New Roman" w:hAnsi="Times New Roman" w:cs="Times New Roman"/>
        </w:rPr>
        <w:t xml:space="preserve"> </w:t>
      </w:r>
      <w:r w:rsidRPr="004C2F06">
        <w:rPr>
          <w:rFonts w:ascii="Times New Roman" w:hAnsi="Times New Roman" w:cs="Times New Roman"/>
        </w:rPr>
        <w:t xml:space="preserve">Education Statistics </w:t>
      </w:r>
      <w:r w:rsidRPr="004C2F06">
        <w:rPr>
          <w:rFonts w:ascii="Times New Roman" w:hAnsi="Times New Roman" w:cs="Times New Roman"/>
          <w:color w:val="0000FF"/>
        </w:rPr>
        <w:t>1993</w:t>
      </w:r>
      <w:r w:rsidRPr="004C2F06">
        <w:rPr>
          <w:rFonts w:ascii="Times New Roman" w:hAnsi="Times New Roman" w:cs="Times New Roman"/>
        </w:rPr>
        <w:t>).</w:t>
      </w:r>
    </w:p>
    <w:p w14:paraId="0223C1A8" w14:textId="77777777" w:rsidR="000F1F48" w:rsidRPr="00CF4068" w:rsidRDefault="000F1F48" w:rsidP="00401E7C">
      <w:pPr>
        <w:spacing w:after="6" w:line="420" w:lineRule="auto"/>
        <w:rPr>
          <w:rFonts w:ascii="Times New Roman" w:hAnsi="Times New Roman" w:cs="Times New Roman"/>
        </w:rPr>
      </w:pPr>
    </w:p>
    <w:p w14:paraId="5B9FD286"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Linked Samples</w:t>
      </w:r>
    </w:p>
    <w:p w14:paraId="7552FF19" w14:textId="24222F4D"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rPr>
        <w:t xml:space="preserve">For the second part of our analysis, we use panel data on the women who can be linked between consecutive </w:t>
      </w:r>
      <w:r w:rsidR="0041249B">
        <w:rPr>
          <w:rFonts w:ascii="Times New Roman" w:hAnsi="Times New Roman" w:cs="Times New Roman"/>
        </w:rPr>
        <w:t>decennial</w:t>
      </w:r>
      <w:r w:rsidRPr="004C2F06">
        <w:rPr>
          <w:rFonts w:ascii="Times New Roman" w:hAnsi="Times New Roman" w:cs="Times New Roman"/>
        </w:rPr>
        <w:t xml:space="preserve"> U.S. Censuses </w:t>
      </w:r>
      <w:r w:rsidR="0041249B">
        <w:rPr>
          <w:rFonts w:ascii="Times New Roman" w:hAnsi="Times New Roman" w:cs="Times New Roman"/>
        </w:rPr>
        <w:t>between</w:t>
      </w:r>
      <w:r w:rsidRPr="004C2F06">
        <w:rPr>
          <w:rFonts w:ascii="Times New Roman" w:hAnsi="Times New Roman" w:cs="Times New Roman"/>
        </w:rPr>
        <w:t xml:space="preserve"> 1910 </w:t>
      </w:r>
      <w:r w:rsidR="0041249B">
        <w:rPr>
          <w:rFonts w:ascii="Times New Roman" w:hAnsi="Times New Roman" w:cs="Times New Roman"/>
        </w:rPr>
        <w:t>and</w:t>
      </w:r>
      <w:r w:rsidRPr="004C2F06">
        <w:rPr>
          <w:rFonts w:ascii="Times New Roman" w:hAnsi="Times New Roman" w:cs="Times New Roman"/>
        </w:rPr>
        <w:t xml:space="preserve"> 1940. We use the links provided by the Census Tree, which is based on linkages obtained directly from a genealogical website called FamilySearch (Buckles et al. </w:t>
      </w:r>
      <w:r w:rsidRPr="004C2F06">
        <w:rPr>
          <w:rFonts w:ascii="Times New Roman" w:hAnsi="Times New Roman" w:cs="Times New Roman"/>
          <w:color w:val="0000FF"/>
        </w:rPr>
        <w:t>2023</w:t>
      </w:r>
      <w:r w:rsidRPr="004C2F06">
        <w:rPr>
          <w:rFonts w:ascii="Times New Roman" w:hAnsi="Times New Roman" w:cs="Times New Roman"/>
        </w:rPr>
        <w:t>). Additional linkages are added using a machine learning algorithm trained on the FamilySearch linkages (Price, Buckles, Van Leeuwen, et al.</w:t>
      </w:r>
      <w:r w:rsidR="00CF4068">
        <w:rPr>
          <w:rFonts w:ascii="Times New Roman" w:hAnsi="Times New Roman" w:cs="Times New Roman"/>
          <w:color w:val="0000FF"/>
        </w:rPr>
        <w:t xml:space="preserve"> </w:t>
      </w:r>
      <w:r w:rsidRPr="004C2F06">
        <w:rPr>
          <w:rFonts w:ascii="Times New Roman" w:hAnsi="Times New Roman" w:cs="Times New Roman"/>
          <w:color w:val="0000FF"/>
        </w:rPr>
        <w:t>2021</w:t>
      </w:r>
      <w:r w:rsidRPr="004C2F06">
        <w:rPr>
          <w:rFonts w:ascii="Times New Roman" w:hAnsi="Times New Roman" w:cs="Times New Roman"/>
        </w:rPr>
        <w:t>), the Census Linking Project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Eriksson, et al. </w:t>
      </w:r>
      <w:r w:rsidRPr="004C2F06">
        <w:rPr>
          <w:rFonts w:ascii="Times New Roman" w:hAnsi="Times New Roman" w:cs="Times New Roman"/>
          <w:color w:val="0000FF"/>
        </w:rPr>
        <w:t>2021</w:t>
      </w:r>
      <w:r w:rsidRPr="004C2F06">
        <w:rPr>
          <w:rFonts w:ascii="Times New Roman" w:hAnsi="Times New Roman" w:cs="Times New Roman"/>
        </w:rPr>
        <w:t>), and the IPUMS Multigenerational Longitudinal Panel (</w:t>
      </w:r>
      <w:proofErr w:type="spellStart"/>
      <w:r w:rsidRPr="004C2F06">
        <w:rPr>
          <w:rFonts w:ascii="Times New Roman" w:hAnsi="Times New Roman" w:cs="Times New Roman"/>
        </w:rPr>
        <w:t>Helgertz</w:t>
      </w:r>
      <w:proofErr w:type="spellEnd"/>
      <w:r w:rsidRPr="004C2F06">
        <w:rPr>
          <w:rFonts w:ascii="Times New Roman" w:hAnsi="Times New Roman" w:cs="Times New Roman"/>
        </w:rPr>
        <w:t xml:space="preserve"> et al. </w:t>
      </w:r>
      <w:r w:rsidRPr="004C2F06">
        <w:rPr>
          <w:rFonts w:ascii="Times New Roman" w:hAnsi="Times New Roman" w:cs="Times New Roman"/>
          <w:color w:val="0000FF"/>
        </w:rPr>
        <w:t>2023</w:t>
      </w:r>
      <w:r w:rsidRPr="004C2F06">
        <w:rPr>
          <w:rFonts w:ascii="Times New Roman" w:hAnsi="Times New Roman" w:cs="Times New Roman"/>
        </w:rPr>
        <w:t xml:space="preserve">). To retain as many observations as possible, we only link between adjacent Censuses. We also drop the few linkages for which the sex or race is different between Censuses, or for which the implied year of birth varies by more than five years. Linkage rates are provided in Online Appendix </w:t>
      </w:r>
      <w:r w:rsidR="0041249B">
        <w:rPr>
          <w:rFonts w:ascii="Times New Roman" w:hAnsi="Times New Roman" w:cs="Times New Roman"/>
        </w:rPr>
        <w:t>Table B1</w:t>
      </w:r>
      <w:r w:rsidRPr="004C2F06">
        <w:rPr>
          <w:rFonts w:ascii="Times New Roman" w:hAnsi="Times New Roman" w:cs="Times New Roman"/>
        </w:rPr>
        <w:t>.</w:t>
      </w:r>
    </w:p>
    <w:p w14:paraId="152E7761" w14:textId="77777777" w:rsidR="000F0F9E" w:rsidRPr="004C2F06" w:rsidRDefault="000F0F9E" w:rsidP="004E2DB5">
      <w:pPr>
        <w:spacing w:line="420" w:lineRule="auto"/>
        <w:ind w:left="0" w:firstLine="0"/>
        <w:rPr>
          <w:rFonts w:ascii="Times New Roman" w:hAnsi="Times New Roman" w:cs="Times New Roman"/>
        </w:rPr>
      </w:pPr>
    </w:p>
    <w:p w14:paraId="0C115E51"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lastRenderedPageBreak/>
        <w:t>County Sample Selection</w:t>
      </w:r>
    </w:p>
    <w:p w14:paraId="115C0333"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Our analysis focuses on the counties within and surrounding the states that passed prohibitions (KY/NC). To motivate this focus, Table </w:t>
      </w:r>
      <w:r w:rsidRPr="004C2F06">
        <w:rPr>
          <w:rFonts w:ascii="Times New Roman" w:hAnsi="Times New Roman" w:cs="Times New Roman"/>
          <w:color w:val="0000FF"/>
        </w:rPr>
        <w:t xml:space="preserve">1 </w:t>
      </w:r>
      <w:r w:rsidRPr="004C2F06">
        <w:rPr>
          <w:rFonts w:ascii="Times New Roman" w:hAnsi="Times New Roman" w:cs="Times New Roman"/>
        </w:rPr>
        <w:t>provides summary statistics comparing counties in KY/NC to counties in other states in 1930.</w:t>
      </w:r>
    </w:p>
    <w:p w14:paraId="68CF5B05" w14:textId="77777777" w:rsidR="0041249B" w:rsidRDefault="00000000" w:rsidP="0041249B">
      <w:pPr>
        <w:spacing w:line="420" w:lineRule="auto"/>
        <w:ind w:left="-15" w:firstLine="468"/>
        <w:rPr>
          <w:rFonts w:ascii="Times New Roman" w:hAnsi="Times New Roman" w:cs="Times New Roman"/>
        </w:rPr>
      </w:pPr>
      <w:r w:rsidRPr="004C2F06">
        <w:rPr>
          <w:rFonts w:ascii="Times New Roman" w:hAnsi="Times New Roman" w:cs="Times New Roman"/>
        </w:rPr>
        <w:t>KY/NC were highly comparable with their neighboring Southern states, SC, VA, TN, and WV, as shown in Columns (3) and (4). Compared to the national average (Column (1)), counties in KY/NC and neighboring states had higher student-to-teacher ratios, exhibited a lower share of the population living in urban areas, and saw more children per married woman on average.</w:t>
      </w:r>
      <w:r w:rsidRPr="004C2F06">
        <w:rPr>
          <w:rFonts w:ascii="Times New Roman" w:hAnsi="Times New Roman" w:cs="Times New Roman"/>
          <w:color w:val="0000FF"/>
          <w:vertAlign w:val="superscript"/>
        </w:rPr>
        <w:footnoteReference w:id="12"/>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Within the U.S. South (Column (2)), counties in KY/NC and neighboring states tended to have lower rates of LFP among white married women, particularly in teaching. There are a few small but notable differences between KY/NC and the neighboring states—in 1930, neighboring states were more urban and had higher LFP among married women, higher unemployment rates, and greater shares of single women in teaching—which warrant robustness exercises using controls and different empirical strategies, outlined in Online Appendix C. However, given the overall cultural and statistical similarities between KY/NC and their neighboring states, the neighboring states comprise our preferred comparison group.</w:t>
      </w:r>
    </w:p>
    <w:p w14:paraId="3B2BE25A" w14:textId="3138BD9F" w:rsidR="008E5084" w:rsidRPr="0041249B" w:rsidRDefault="00000000" w:rsidP="0041249B">
      <w:pPr>
        <w:spacing w:line="420" w:lineRule="auto"/>
        <w:ind w:left="-15" w:firstLine="468"/>
        <w:rPr>
          <w:rFonts w:ascii="Times New Roman" w:hAnsi="Times New Roman" w:cs="Times New Roman"/>
        </w:rPr>
      </w:pPr>
      <w:r w:rsidRPr="008E5084">
        <w:rPr>
          <w:rFonts w:ascii="Times New Roman" w:hAnsi="Times New Roman" w:cs="Times New Roman"/>
          <w:bCs/>
        </w:rPr>
        <w:t>Our main analysis sample includes all 220 counties in treated states and all 320 counties in the neighboring Southern states. In parts of our analysis where we examine county</w:t>
      </w:r>
      <w:r w:rsidR="00600F31">
        <w:rPr>
          <w:rFonts w:ascii="Times New Roman" w:hAnsi="Times New Roman" w:cs="Times New Roman"/>
          <w:bCs/>
        </w:rPr>
        <w:t>-</w:t>
      </w:r>
      <w:r w:rsidRPr="008E5084">
        <w:rPr>
          <w:rFonts w:ascii="Times New Roman" w:hAnsi="Times New Roman" w:cs="Times New Roman"/>
          <w:bCs/>
        </w:rPr>
        <w:t>level outcomes (rather than individual-level outcomes), we restrict to a balanced sample consisting of 217 treated counties and 310 neighboring Southern control counties.</w:t>
      </w:r>
      <w:r w:rsidRPr="008E5084">
        <w:rPr>
          <w:rFonts w:ascii="Times New Roman" w:hAnsi="Times New Roman" w:cs="Times New Roman"/>
          <w:bCs/>
          <w:color w:val="0000FF"/>
          <w:vertAlign w:val="superscript"/>
        </w:rPr>
        <w:footnoteReference w:id="13"/>
      </w:r>
      <w:r w:rsidRPr="008E5084">
        <w:rPr>
          <w:rFonts w:ascii="Times New Roman" w:hAnsi="Times New Roman" w:cs="Times New Roman"/>
          <w:bCs/>
          <w:color w:val="0000FF"/>
          <w:vertAlign w:val="superscript"/>
        </w:rPr>
        <w:t xml:space="preserve"> </w:t>
      </w:r>
      <w:r w:rsidRPr="008E5084">
        <w:rPr>
          <w:rFonts w:ascii="Times New Roman" w:hAnsi="Times New Roman" w:cs="Times New Roman"/>
          <w:bCs/>
        </w:rPr>
        <w:t xml:space="preserve">We make two further restrictions for analyses by race: when we examine county-level outcomes for white teachers, we exclude one control county with fewer than ten white teachers in 1930 or 1940; similarly, when we examine </w:t>
      </w:r>
      <w:r w:rsidRPr="008E5084">
        <w:rPr>
          <w:rFonts w:ascii="Times New Roman" w:hAnsi="Times New Roman" w:cs="Times New Roman"/>
          <w:bCs/>
        </w:rPr>
        <w:lastRenderedPageBreak/>
        <w:t>county-level outcomes for Black teachers, we exclude 109 treated and 129 control counties with fewer than ten Black teachers in 1930 or 1940.</w:t>
      </w:r>
      <w:r w:rsidR="0057478F" w:rsidRPr="008E5084">
        <w:rPr>
          <w:rFonts w:ascii="Times New Roman" w:hAnsi="Times New Roman" w:cs="Times New Roman"/>
          <w:bCs/>
        </w:rPr>
        <w:t xml:space="preserve"> Our results are robust to alternate sample specifications.</w:t>
      </w:r>
    </w:p>
    <w:p w14:paraId="34556349" w14:textId="2D449599" w:rsidR="003C25C8" w:rsidRPr="004C2F06" w:rsidRDefault="00000000" w:rsidP="004E2DB5">
      <w:pPr>
        <w:pStyle w:val="Heading1"/>
        <w:spacing w:after="358" w:line="420" w:lineRule="auto"/>
        <w:jc w:val="center"/>
        <w:rPr>
          <w:rFonts w:ascii="Times New Roman" w:hAnsi="Times New Roman" w:cs="Times New Roman"/>
        </w:rPr>
      </w:pPr>
      <w:r w:rsidRPr="004C2F06">
        <w:rPr>
          <w:rFonts w:ascii="Times New Roman" w:hAnsi="Times New Roman" w:cs="Times New Roman"/>
        </w:rPr>
        <w:t>Empirical Strategy</w:t>
      </w:r>
    </w:p>
    <w:p w14:paraId="4ACEAF00" w14:textId="77777777" w:rsidR="003C25C8" w:rsidRPr="004C2F06" w:rsidRDefault="00000000" w:rsidP="004E2DB5">
      <w:pPr>
        <w:pStyle w:val="Heading2"/>
        <w:spacing w:after="251" w:line="420" w:lineRule="auto"/>
        <w:ind w:left="-5"/>
        <w:rPr>
          <w:rFonts w:ascii="Times New Roman" w:hAnsi="Times New Roman" w:cs="Times New Roman"/>
        </w:rPr>
      </w:pPr>
      <w:r w:rsidRPr="004C2F06">
        <w:rPr>
          <w:rFonts w:ascii="Times New Roman" w:hAnsi="Times New Roman" w:cs="Times New Roman"/>
        </w:rPr>
        <w:t>Main specification</w:t>
      </w:r>
    </w:p>
    <w:p w14:paraId="761C77C7"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It is unclear </w:t>
      </w:r>
      <w:r w:rsidRPr="004C2F06">
        <w:rPr>
          <w:rFonts w:ascii="Times New Roman" w:hAnsi="Times New Roman" w:cs="Times New Roman"/>
          <w:i/>
        </w:rPr>
        <w:t xml:space="preserve">a priori </w:t>
      </w:r>
      <w:r w:rsidRPr="004C2F06">
        <w:rPr>
          <w:rFonts w:ascii="Times New Roman" w:hAnsi="Times New Roman" w:cs="Times New Roman"/>
        </w:rPr>
        <w:t>how the prohibition of marriage bars in teaching would have affected women’s LFP in the 1930s. If marriage bars were the main factor preventing married women from working as teachers, then prohibiting marriage bars would have a marked effect on the share of married women in teaching. On the other hand, if marriage bars played a negligible role relative to factors like social norms, then married women would continue to self-select out of teaching under the prohibitions, resulting in no discernible effect on the gender composition of teachers.</w:t>
      </w:r>
    </w:p>
    <w:p w14:paraId="3D2BF2E5" w14:textId="77777777" w:rsidR="003C25C8" w:rsidRPr="004C2F06" w:rsidRDefault="00000000" w:rsidP="004E2DB5">
      <w:pPr>
        <w:spacing w:after="206" w:line="420" w:lineRule="auto"/>
        <w:ind w:left="-15" w:firstLine="468"/>
        <w:rPr>
          <w:rFonts w:ascii="Times New Roman" w:hAnsi="Times New Roman" w:cs="Times New Roman"/>
        </w:rPr>
      </w:pPr>
      <w:r w:rsidRPr="004C2F06">
        <w:rPr>
          <w:rFonts w:ascii="Times New Roman" w:hAnsi="Times New Roman" w:cs="Times New Roman"/>
        </w:rPr>
        <w:t xml:space="preserve">We evaluate the impact of the prohibitions on employment outcomes by comparing outcomes over time in counties that passed the laws—KY and NC—with counties in neighboring Southern states that did not. We use a </w:t>
      </w:r>
      <w:r w:rsidRPr="004C2F06">
        <w:rPr>
          <w:rFonts w:ascii="Times New Roman" w:hAnsi="Times New Roman" w:cs="Times New Roman"/>
          <w:i/>
        </w:rPr>
        <w:t xml:space="preserve">difference-in-differences </w:t>
      </w:r>
      <w:r w:rsidRPr="004C2F06">
        <w:rPr>
          <w:rFonts w:ascii="Times New Roman" w:hAnsi="Times New Roman" w:cs="Times New Roman"/>
        </w:rPr>
        <w:t>design to evaluate the effects of the state-wide policy changes on the composition of the teacher workforce and on men’s and women’s employment.</w:t>
      </w:r>
      <w:r w:rsidRPr="004C2F06">
        <w:rPr>
          <w:rFonts w:ascii="Times New Roman" w:hAnsi="Times New Roman" w:cs="Times New Roman"/>
          <w:color w:val="0000FF"/>
          <w:vertAlign w:val="superscript"/>
        </w:rPr>
        <w:footnoteReference w:id="14"/>
      </w:r>
      <w:r w:rsidRPr="004C2F06">
        <w:rPr>
          <w:rFonts w:ascii="Times New Roman" w:hAnsi="Times New Roman" w:cs="Times New Roman"/>
          <w:vertAlign w:val="superscript"/>
        </w:rPr>
        <w:t>,</w:t>
      </w:r>
      <w:r w:rsidRPr="004C2F06">
        <w:rPr>
          <w:rFonts w:ascii="Times New Roman" w:hAnsi="Times New Roman" w:cs="Times New Roman"/>
          <w:color w:val="0000FF"/>
          <w:vertAlign w:val="superscript"/>
        </w:rPr>
        <w:footnoteReference w:id="15"/>
      </w:r>
    </w:p>
    <w:p w14:paraId="5A1220B8" w14:textId="77777777" w:rsidR="00977880"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outcomes of interest, which are outlined in the following section, include region-level outcomes (such as the share of teachers in a county who are married women) and individual</w:t>
      </w:r>
      <w:r w:rsidR="00977880" w:rsidRPr="004C2F06">
        <w:rPr>
          <w:rFonts w:ascii="Times New Roman" w:hAnsi="Times New Roman" w:cs="Times New Roman"/>
        </w:rPr>
        <w:t>-</w:t>
      </w:r>
      <w:r w:rsidRPr="004C2F06">
        <w:rPr>
          <w:rFonts w:ascii="Times New Roman" w:hAnsi="Times New Roman" w:cs="Times New Roman"/>
        </w:rPr>
        <w:t xml:space="preserve">level outcomes (such as the likelihood that an unmarried woman in 1930 becomes a married woman </w:t>
      </w:r>
      <w:r w:rsidRPr="004C2F06">
        <w:rPr>
          <w:rFonts w:ascii="Times New Roman" w:hAnsi="Times New Roman" w:cs="Times New Roman"/>
        </w:rPr>
        <w:lastRenderedPageBreak/>
        <w:t>teacher in 1940). We therefore use both county- and individual-level specifications.</w:t>
      </w:r>
      <w:r w:rsidR="00977880" w:rsidRPr="004C2F06">
        <w:rPr>
          <w:rFonts w:ascii="Times New Roman" w:hAnsi="Times New Roman" w:cs="Times New Roman"/>
        </w:rPr>
        <w:t xml:space="preserve"> </w:t>
      </w:r>
      <w:r w:rsidRPr="004C2F06">
        <w:rPr>
          <w:rFonts w:ascii="Times New Roman" w:hAnsi="Times New Roman" w:cs="Times New Roman"/>
        </w:rPr>
        <w:t>Our preferred county-level specification is:</w:t>
      </w:r>
    </w:p>
    <w:p w14:paraId="047E1168" w14:textId="77777777" w:rsidR="00B30590" w:rsidRPr="004C2F06" w:rsidRDefault="00B30590" w:rsidP="004E2DB5">
      <w:pPr>
        <w:spacing w:line="420" w:lineRule="auto"/>
        <w:ind w:left="-15" w:firstLine="468"/>
        <w:rPr>
          <w:rFonts w:ascii="Times New Roman" w:hAnsi="Times New Roman" w:cs="Times New Roman"/>
        </w:rPr>
      </w:pPr>
    </w:p>
    <w:p w14:paraId="736E7F19" w14:textId="77777777" w:rsidR="003C25C8" w:rsidRPr="004C2F06" w:rsidRDefault="00000000" w:rsidP="004E2DB5">
      <w:pPr>
        <w:spacing w:line="420" w:lineRule="auto"/>
        <w:ind w:left="-14" w:firstLine="475"/>
        <w:jc w:val="right"/>
        <w:rPr>
          <w:rFonts w:ascii="Times New Roman" w:eastAsia="Calibri" w:hAnsi="Times New Roman" w:cs="Times New Roman"/>
        </w:rPr>
      </w:pP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c</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ct</m:t>
            </m:r>
          </m:sub>
        </m:sSub>
      </m:oMath>
      <w:r w:rsidR="00B30590" w:rsidRPr="004C2F06">
        <w:rPr>
          <w:rFonts w:ascii="Times New Roman" w:eastAsia="Calibri" w:hAnsi="Times New Roman" w:cs="Times New Roman"/>
        </w:rPr>
        <w:tab/>
        <w:t>(1)</w:t>
      </w:r>
    </w:p>
    <w:p w14:paraId="710EC463" w14:textId="77777777" w:rsidR="00977213" w:rsidRPr="004C2F06" w:rsidRDefault="00977213" w:rsidP="004E2DB5">
      <w:pPr>
        <w:tabs>
          <w:tab w:val="right" w:pos="4680"/>
          <w:tab w:val="right" w:pos="9360"/>
        </w:tabs>
        <w:spacing w:after="67" w:line="420" w:lineRule="auto"/>
        <w:ind w:left="0" w:right="-14" w:firstLine="0"/>
        <w:jc w:val="left"/>
        <w:rPr>
          <w:rFonts w:ascii="Times New Roman" w:eastAsia="Calibri" w:hAnsi="Times New Roman" w:cs="Times New Roman"/>
        </w:rPr>
      </w:pPr>
    </w:p>
    <w:p w14:paraId="794C12E3" w14:textId="70310597" w:rsidR="003C25C8" w:rsidRPr="004C2F06" w:rsidRDefault="00000000" w:rsidP="004E2DB5">
      <w:pPr>
        <w:spacing w:after="206" w:line="420" w:lineRule="auto"/>
        <w:ind w:left="0" w:firstLine="0"/>
        <w:rPr>
          <w:rFonts w:ascii="Times New Roman" w:hAnsi="Times New Roman" w:cs="Times New Roman"/>
        </w:rPr>
      </w:pPr>
      <w:r w:rsidRPr="004C2F06">
        <w:rPr>
          <w:rFonts w:ascii="Times New Roman" w:hAnsi="Times New Roman" w:cs="Times New Roman"/>
        </w:rPr>
        <w:t xml:space="preserve">where </w:t>
      </w:r>
      <w:r w:rsidRPr="004C2F06">
        <w:rPr>
          <w:rFonts w:ascii="Times New Roman" w:hAnsi="Times New Roman" w:cs="Times New Roman"/>
          <w:i/>
        </w:rPr>
        <w:t xml:space="preserve">c </w:t>
      </w:r>
      <w:r w:rsidRPr="004C2F06">
        <w:rPr>
          <w:rFonts w:ascii="Times New Roman" w:hAnsi="Times New Roman" w:cs="Times New Roman"/>
        </w:rPr>
        <w:t xml:space="preserve">indexes county, </w:t>
      </w:r>
      <w:r w:rsidRPr="004C2F06">
        <w:rPr>
          <w:rFonts w:ascii="Times New Roman" w:hAnsi="Times New Roman" w:cs="Times New Roman"/>
          <w:i/>
        </w:rPr>
        <w:t xml:space="preserve">t </w:t>
      </w:r>
      <w:r w:rsidRPr="004C2F06">
        <w:rPr>
          <w:rFonts w:ascii="Times New Roman" w:hAnsi="Times New Roman" w:cs="Times New Roman"/>
        </w:rPr>
        <w:t xml:space="preserve">indexes Census year, </w:t>
      </w:r>
      <w:r w:rsidRPr="004C2F06">
        <w:rPr>
          <w:rFonts w:ascii="Times New Roman" w:hAnsi="Times New Roman" w:cs="Times New Roman"/>
          <w:i/>
        </w:rPr>
        <w:t>s</w:t>
      </w:r>
      <w:r w:rsidRPr="004C2F06">
        <w:rPr>
          <w:rFonts w:ascii="Times New Roman" w:hAnsi="Times New Roman" w:cs="Times New Roman"/>
        </w:rPr>
        <w:t>(</w:t>
      </w:r>
      <w:r w:rsidRPr="004C2F06">
        <w:rPr>
          <w:rFonts w:ascii="Times New Roman" w:hAnsi="Times New Roman" w:cs="Times New Roman"/>
          <w:i/>
        </w:rPr>
        <w:t>c</w:t>
      </w:r>
      <w:r w:rsidRPr="004C2F06">
        <w:rPr>
          <w:rFonts w:ascii="Times New Roman" w:hAnsi="Times New Roman" w:cs="Times New Roman"/>
        </w:rPr>
        <w:t xml:space="preserve">) is the state county </w:t>
      </w:r>
      <w:r w:rsidRPr="004C2F06">
        <w:rPr>
          <w:rFonts w:ascii="Times New Roman" w:hAnsi="Times New Roman" w:cs="Times New Roman"/>
          <w:i/>
        </w:rPr>
        <w:t xml:space="preserve">c </w:t>
      </w:r>
      <w:r w:rsidRPr="004C2F06">
        <w:rPr>
          <w:rFonts w:ascii="Times New Roman" w:hAnsi="Times New Roman" w:cs="Times New Roman"/>
        </w:rPr>
        <w:t xml:space="preserve">is in,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ct</m:t>
            </m:r>
          </m:sub>
        </m:sSub>
      </m:oMath>
      <w:r w:rsidRPr="004C2F06">
        <w:rPr>
          <w:rFonts w:ascii="Times New Roman" w:hAnsi="Times New Roman" w:cs="Times New Roman"/>
          <w:i/>
          <w:vertAlign w:val="subscript"/>
        </w:rPr>
        <w:t xml:space="preserve"> </w:t>
      </w:r>
      <w:r w:rsidRPr="004C2F06">
        <w:rPr>
          <w:rFonts w:ascii="Times New Roman" w:hAnsi="Times New Roman" w:cs="Times New Roman"/>
        </w:rPr>
        <w:t>is the</w:t>
      </w:r>
      <w:r w:rsidR="000B70F8">
        <w:rPr>
          <w:rFonts w:ascii="Times New Roman" w:hAnsi="Times New Roman" w:cs="Times New Roman"/>
        </w:rPr>
        <w:t xml:space="preserve"> </w:t>
      </w:r>
      <w:r w:rsidRPr="004C2F06">
        <w:rPr>
          <w:rFonts w:ascii="Times New Roman" w:hAnsi="Times New Roman" w:cs="Times New Roman"/>
        </w:rPr>
        <w:t xml:space="preserve">outcome variable of interest, </w:t>
      </w:r>
      <w:r w:rsidRPr="004C2F06">
        <w:rPr>
          <w:rFonts w:ascii="Times New Roman" w:hAnsi="Times New Roman" w:cs="Times New Roman"/>
          <w:i/>
        </w:rPr>
        <w:t>Treat</w:t>
      </w:r>
      <w:r w:rsidRPr="004C2F06">
        <w:rPr>
          <w:rFonts w:ascii="Times New Roman" w:hAnsi="Times New Roman" w:cs="Times New Roman"/>
          <w:i/>
          <w:vertAlign w:val="subscript"/>
        </w:rPr>
        <w:t>s</w:t>
      </w:r>
      <w:r w:rsidRPr="004C2F06">
        <w:rPr>
          <w:rFonts w:ascii="Times New Roman" w:hAnsi="Times New Roman" w:cs="Times New Roman"/>
          <w:vertAlign w:val="subscript"/>
        </w:rPr>
        <w:t>(</w:t>
      </w:r>
      <w:r w:rsidRPr="004C2F06">
        <w:rPr>
          <w:rFonts w:ascii="Times New Roman" w:hAnsi="Times New Roman" w:cs="Times New Roman"/>
          <w:i/>
          <w:vertAlign w:val="subscript"/>
        </w:rPr>
        <w:t>c</w:t>
      </w:r>
      <w:r w:rsidRPr="004C2F06">
        <w:rPr>
          <w:rFonts w:ascii="Times New Roman" w:hAnsi="Times New Roman" w:cs="Times New Roman"/>
          <w:vertAlign w:val="subscript"/>
        </w:rPr>
        <w:t xml:space="preserve">) </w:t>
      </w:r>
      <w:r w:rsidRPr="004C2F06">
        <w:rPr>
          <w:rFonts w:ascii="Times New Roman" w:hAnsi="Times New Roman" w:cs="Times New Roman"/>
        </w:rPr>
        <w:t xml:space="preserve">is an indicator for whether a county is in a treated state, and </w:t>
      </w:r>
      <m:oMath>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oMath>
      <w:r w:rsidRPr="004C2F06">
        <w:rPr>
          <w:rFonts w:ascii="Times New Roman" w:hAnsi="Times New Roman" w:cs="Times New Roman"/>
        </w:rPr>
        <w:t>and</w:t>
      </w:r>
      <w:r w:rsidR="00B30590" w:rsidRPr="004C2F06">
        <w:rPr>
          <w:rFonts w:ascii="Times New Roman" w:hAnsi="Times New Roman" w:cs="Times New Roman"/>
          <w:i/>
        </w:rPr>
        <w:t xml:space="preserve"> </w:t>
      </w:r>
      <m:oMath>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m:t>
            </m:r>
          </m:sub>
          <m:sup>
            <m:r>
              <w:rPr>
                <w:rFonts w:ascii="Cambria Math" w:hAnsi="Cambria Math" w:cs="Times New Roman"/>
              </w:rPr>
              <m:t>DD</m:t>
            </m:r>
          </m:sup>
        </m:sSubSup>
      </m:oMath>
      <w:r w:rsidRPr="004C2F06">
        <w:rPr>
          <w:rFonts w:ascii="Times New Roman" w:hAnsi="Times New Roman" w:cs="Times New Roman"/>
        </w:rPr>
        <w:t>capture year and county fixed effects respectively.</w:t>
      </w:r>
      <w:r w:rsidRPr="004C2F06">
        <w:rPr>
          <w:rFonts w:ascii="Times New Roman" w:hAnsi="Times New Roman" w:cs="Times New Roman"/>
          <w:color w:val="0000FF"/>
          <w:vertAlign w:val="superscript"/>
        </w:rPr>
        <w:footnoteReference w:id="16"/>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The main parameter</w:t>
      </w:r>
      <w:ins w:id="36" w:author="Amy Kim" w:date="2025-12-11T16:04:00Z">
        <w:r w:rsidR="000027EB">
          <w:rPr>
            <w:rFonts w:ascii="Times New Roman" w:hAnsi="Times New Roman" w:cs="Times New Roman"/>
          </w:rPr>
          <w:t>s</w:t>
        </w:r>
      </w:ins>
      <w:r w:rsidRPr="004C2F06">
        <w:rPr>
          <w:rFonts w:ascii="Times New Roman" w:hAnsi="Times New Roman" w:cs="Times New Roman"/>
        </w:rPr>
        <w:t xml:space="preserve"> of interest </w:t>
      </w:r>
      <w:ins w:id="37" w:author="Amy Kim" w:date="2025-12-11T16:04:00Z">
        <w:r w:rsidR="000027EB">
          <w:rPr>
            <w:rFonts w:ascii="Times New Roman" w:hAnsi="Times New Roman" w:cs="Times New Roman"/>
          </w:rPr>
          <w:t>are</w:t>
        </w:r>
      </w:ins>
      <w:del w:id="38" w:author="Amy Kim" w:date="2025-12-11T16:04:00Z">
        <w:r w:rsidRPr="004C2F06" w:rsidDel="000027EB">
          <w:rPr>
            <w:rFonts w:ascii="Times New Roman" w:hAnsi="Times New Roman" w:cs="Times New Roman"/>
          </w:rPr>
          <w:delText>is</w:delText>
        </w:r>
      </w:del>
      <w:r w:rsidR="00B30590" w:rsidRPr="004C2F06">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γ</m:t>
            </m:r>
          </m:e>
          <m:sub>
            <m:r>
              <w:ins w:id="39" w:author="Amy Kim" w:date="2025-12-11T16:04:00Z">
                <w:rPr>
                  <w:rFonts w:ascii="Cambria Math" w:hAnsi="Cambria Math" w:cs="Times New Roman"/>
                </w:rPr>
                <m:t>1</m:t>
              </w:ins>
            </m:r>
            <m:r>
              <w:ins w:id="40" w:author="Amy Kim" w:date="2025-12-11T16:05:00Z">
                <w:rPr>
                  <w:rFonts w:ascii="Cambria Math" w:hAnsi="Cambria Math" w:cs="Times New Roman"/>
                </w:rPr>
                <m:t>940</m:t>
              </w:ins>
            </m:r>
            <m:r>
              <w:del w:id="41" w:author="Amy Kim" w:date="2025-12-11T16:04:00Z">
                <w:rPr>
                  <w:rFonts w:ascii="Cambria Math" w:hAnsi="Cambria Math" w:cs="Times New Roman"/>
                </w:rPr>
                <m:t>k</m:t>
              </w:del>
            </m:r>
          </m:sub>
          <m:sup>
            <m:r>
              <w:rPr>
                <w:rFonts w:ascii="Cambria Math" w:hAnsi="Cambria Math" w:cs="Times New Roman"/>
              </w:rPr>
              <m:t>DD</m:t>
            </m:r>
          </m:sup>
        </m:sSubSup>
      </m:oMath>
      <w:ins w:id="42" w:author="Amy Kim" w:date="2025-12-11T16:05:00Z">
        <w:r w:rsidR="000027EB">
          <w:rPr>
            <w:rFonts w:ascii="Times New Roman" w:hAnsi="Times New Roman" w:cs="Times New Roman"/>
          </w:rPr>
          <w:t xml:space="preserve"> and </w:t>
        </w:r>
      </w:ins>
      <m:oMath>
        <m:sSubSup>
          <m:sSubSupPr>
            <m:ctrlPr>
              <w:ins w:id="43" w:author="Amy Kim" w:date="2025-12-11T16:05:00Z">
                <w:rPr>
                  <w:rFonts w:ascii="Cambria Math" w:hAnsi="Cambria Math" w:cs="Times New Roman"/>
                  <w:i/>
                </w:rPr>
              </w:ins>
            </m:ctrlPr>
          </m:sSubSupPr>
          <m:e>
            <m:r>
              <w:ins w:id="44" w:author="Amy Kim" w:date="2025-12-11T16:05:00Z">
                <w:rPr>
                  <w:rFonts w:ascii="Cambria Math" w:hAnsi="Cambria Math" w:cs="Times New Roman"/>
                </w:rPr>
                <m:t>γ</m:t>
              </w:ins>
            </m:r>
          </m:e>
          <m:sub>
            <m:r>
              <w:ins w:id="45" w:author="Amy Kim" w:date="2025-12-11T16:05:00Z">
                <w:rPr>
                  <w:rFonts w:ascii="Cambria Math" w:hAnsi="Cambria Math" w:cs="Times New Roman"/>
                </w:rPr>
                <m:t>19</m:t>
              </w:ins>
            </m:r>
            <m:r>
              <w:ins w:id="46" w:author="Amy Kim" w:date="2025-12-11T16:05:00Z">
                <w:rPr>
                  <w:rFonts w:ascii="Cambria Math" w:hAnsi="Cambria Math" w:cs="Times New Roman"/>
                </w:rPr>
                <m:t>5</m:t>
              </w:ins>
            </m:r>
            <m:r>
              <w:ins w:id="47" w:author="Amy Kim" w:date="2025-12-11T16:05:00Z">
                <w:rPr>
                  <w:rFonts w:ascii="Cambria Math" w:hAnsi="Cambria Math" w:cs="Times New Roman"/>
                </w:rPr>
                <m:t>0</m:t>
              </w:ins>
            </m:r>
          </m:sub>
          <m:sup>
            <m:r>
              <w:ins w:id="48" w:author="Amy Kim" w:date="2025-12-11T16:05:00Z">
                <w:rPr>
                  <w:rFonts w:ascii="Cambria Math" w:hAnsi="Cambria Math" w:cs="Times New Roman"/>
                </w:rPr>
                <m:t>DD</m:t>
              </w:ins>
            </m:r>
          </m:sup>
        </m:sSubSup>
      </m:oMath>
      <w:ins w:id="49" w:author="Amy Kim" w:date="2025-12-11T16:05:00Z">
        <w:r w:rsidR="000027EB">
          <w:rPr>
            <w:rFonts w:ascii="Times New Roman" w:hAnsi="Times New Roman" w:cs="Times New Roman"/>
          </w:rPr>
          <w:t xml:space="preserve"> </w:t>
        </w:r>
      </w:ins>
      <w:r w:rsidRPr="004C2F06">
        <w:rPr>
          <w:rFonts w:ascii="Times New Roman" w:hAnsi="Times New Roman" w:cs="Times New Roman"/>
        </w:rPr>
        <w:t xml:space="preserve">which, under certain assumptions, captures the effect of being in a treated state in </w:t>
      </w:r>
      <w:del w:id="50" w:author="Amy Kim" w:date="2025-12-11T16:05:00Z">
        <w:r w:rsidRPr="004C2F06" w:rsidDel="000027EB">
          <w:rPr>
            <w:rFonts w:ascii="Times New Roman" w:hAnsi="Times New Roman" w:cs="Times New Roman"/>
          </w:rPr>
          <w:delText xml:space="preserve">year </w:delText>
        </w:r>
        <w:r w:rsidRPr="004C2F06" w:rsidDel="000027EB">
          <w:rPr>
            <w:rFonts w:ascii="Times New Roman" w:hAnsi="Times New Roman" w:cs="Times New Roman"/>
            <w:i/>
          </w:rPr>
          <w:delText>k</w:delText>
        </w:r>
      </w:del>
      <w:ins w:id="51" w:author="Amy Kim" w:date="2025-12-11T16:05:00Z">
        <w:r w:rsidR="000027EB">
          <w:rPr>
            <w:rFonts w:ascii="Times New Roman" w:hAnsi="Times New Roman" w:cs="Times New Roman"/>
          </w:rPr>
          <w:t>1940 and 1950</w:t>
        </w:r>
      </w:ins>
      <w:r w:rsidRPr="004C2F06">
        <w:rPr>
          <w:rFonts w:ascii="Times New Roman" w:hAnsi="Times New Roman" w:cs="Times New Roman"/>
          <w:i/>
        </w:rPr>
        <w:t xml:space="preserve"> </w:t>
      </w:r>
      <w:r w:rsidRPr="004C2F06">
        <w:rPr>
          <w:rFonts w:ascii="Times New Roman" w:hAnsi="Times New Roman" w:cs="Times New Roman"/>
        </w:rPr>
        <w:t xml:space="preserve">on county-level outcome </w:t>
      </w:r>
      <w:r w:rsidRPr="004C2F06">
        <w:rPr>
          <w:rFonts w:ascii="Times New Roman" w:hAnsi="Times New Roman" w:cs="Times New Roman"/>
          <w:i/>
        </w:rPr>
        <w:t>y</w:t>
      </w:r>
      <w:r w:rsidRPr="004C2F06">
        <w:rPr>
          <w:rFonts w:ascii="Times New Roman" w:hAnsi="Times New Roman" w:cs="Times New Roman"/>
        </w:rPr>
        <w:t>. Standard errors are clustered at the county level in the main analysis.</w:t>
      </w:r>
      <w:r w:rsidRPr="004C2F06">
        <w:rPr>
          <w:rFonts w:ascii="Times New Roman" w:hAnsi="Times New Roman" w:cs="Times New Roman"/>
          <w:color w:val="0000FF"/>
          <w:vertAlign w:val="superscript"/>
        </w:rPr>
        <w:footnoteReference w:id="17"/>
      </w:r>
    </w:p>
    <w:p w14:paraId="767D8DFD" w14:textId="77777777" w:rsidR="003C25C8" w:rsidRPr="004C2F06" w:rsidRDefault="00000000" w:rsidP="004E2DB5">
      <w:pPr>
        <w:spacing w:after="630" w:line="420" w:lineRule="auto"/>
        <w:ind w:left="478"/>
        <w:rPr>
          <w:rFonts w:ascii="Times New Roman" w:hAnsi="Times New Roman" w:cs="Times New Roman"/>
        </w:rPr>
      </w:pPr>
      <w:r w:rsidRPr="004C2F06">
        <w:rPr>
          <w:rFonts w:ascii="Times New Roman" w:hAnsi="Times New Roman" w:cs="Times New Roman"/>
        </w:rPr>
        <w:t>Analogously, our preferred individual-level specification is:</w:t>
      </w:r>
    </w:p>
    <w:p w14:paraId="49BD291B" w14:textId="77777777" w:rsidR="00B30590" w:rsidRPr="004C2F06" w:rsidRDefault="00000000" w:rsidP="004E2DB5">
      <w:pPr>
        <w:tabs>
          <w:tab w:val="center" w:pos="4680"/>
          <w:tab w:val="right" w:pos="9360"/>
        </w:tabs>
        <w:spacing w:after="67" w:line="420" w:lineRule="auto"/>
        <w:ind w:left="0" w:right="-15" w:firstLine="0"/>
        <w:jc w:val="left"/>
        <w:rPr>
          <w:rFonts w:ascii="Times New Roman" w:hAnsi="Times New Roman" w:cs="Times New Roman"/>
        </w:rPr>
      </w:pPr>
      <w:r w:rsidRPr="004C2F06">
        <w:rPr>
          <w:rFonts w:ascii="Times New Roman" w:eastAsia="Calibri" w:hAnsi="Times New Roman" w:cs="Times New Roman"/>
          <w:sz w:val="22"/>
        </w:rPr>
        <w:tab/>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α</m:t>
            </m:r>
          </m:e>
          <m:sub>
            <m:r>
              <w:rPr>
                <w:rFonts w:ascii="Cambria Math" w:hAnsi="Cambria Math" w:cs="Times New Roman"/>
              </w:rPr>
              <m:t>t</m:t>
            </m:r>
          </m:sub>
          <m:sup>
            <m:r>
              <w:rPr>
                <w:rFonts w:ascii="Cambria Math" w:hAnsi="Cambria Math" w:cs="Times New Roman"/>
              </w:rPr>
              <m:t>DD</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c(i)</m:t>
            </m:r>
          </m:sub>
          <m:sup>
            <m:r>
              <w:rPr>
                <w:rFonts w:ascii="Cambria Math" w:hAnsi="Cambria Math" w:cs="Times New Roman"/>
              </w:rPr>
              <m:t>DD</m:t>
            </m:r>
          </m:sup>
        </m:sSubSup>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r>
              <m:rPr>
                <m:lit/>
              </m:rPr>
              <w:rPr>
                <w:rFonts w:ascii="Cambria Math" w:hAnsi="Cambria Math" w:cs="Times New Roman"/>
              </w:rPr>
              <m:t>{</m:t>
            </m:r>
            <m:r>
              <w:rPr>
                <w:rFonts w:ascii="Cambria Math" w:hAnsi="Cambria Math" w:cs="Times New Roman"/>
              </w:rPr>
              <m:t>1910,1920,1940,1950</m:t>
            </m:r>
            <m:r>
              <m:rPr>
                <m:lit/>
              </m:rPr>
              <w:rPr>
                <w:rFonts w:ascii="Cambria Math" w:hAnsi="Cambria Math" w:cs="Times New Roman"/>
              </w:rPr>
              <m:t>}</m:t>
            </m:r>
            <m:ctrlPr>
              <w:rPr>
                <w:rFonts w:ascii="Cambria Math" w:hAnsi="Cambria Math" w:cs="Times New Roman"/>
                <w:i/>
              </w:rPr>
            </m:ctrlPr>
          </m:sub>
          <m:sup>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γ</m:t>
                </m:r>
              </m:e>
              <m:sub>
                <m:r>
                  <w:rPr>
                    <w:rFonts w:ascii="Cambria Math" w:hAnsi="Cambria Math" w:cs="Times New Roman"/>
                  </w:rPr>
                  <m:t>k</m:t>
                </m:r>
              </m:sub>
              <m:sup>
                <m:r>
                  <w:rPr>
                    <w:rFonts w:ascii="Cambria Math" w:hAnsi="Cambria Math" w:cs="Times New Roman"/>
                  </w:rPr>
                  <m:t>DD</m:t>
                </m:r>
              </m:sup>
            </m:sSubSup>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Trea</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m:t>
            </m:r>
            <m:d>
              <m:dPr>
                <m:ctrlPr>
                  <w:rPr>
                    <w:rFonts w:ascii="Cambria Math" w:hAnsi="Cambria Math" w:cs="Times New Roman"/>
                    <w:i/>
                  </w:rPr>
                </m:ctrlPr>
              </m:dPr>
              <m:e>
                <m:r>
                  <w:rPr>
                    <w:rFonts w:ascii="Cambria Math" w:hAnsi="Cambria Math" w:cs="Times New Roman"/>
                  </w:rPr>
                  <m:t>i</m:t>
                </m:r>
              </m:e>
            </m:d>
          </m:sub>
        </m:sSub>
        <m:r>
          <m:rPr>
            <m:sty m:val="p"/>
          </m:rPr>
          <w:rPr>
            <w:rFonts w:ascii="Cambria Math" w:hAnsi="Cambria Math" w:cs="Times New Roman"/>
          </w:rPr>
          <m:t>×</m:t>
        </m:r>
        <m:r>
          <w:rPr>
            <w:rFonts w:ascii="Cambria Math" w:hAnsi="Cambria Math" w:cs="Times New Roman"/>
          </w:rPr>
          <m:t>Yea</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it</m:t>
            </m:r>
          </m:sub>
        </m:sSub>
      </m:oMath>
      <w:r w:rsidR="00B30590" w:rsidRPr="004C2F06">
        <w:rPr>
          <w:rFonts w:ascii="Times New Roman" w:eastAsia="Calibri" w:hAnsi="Times New Roman" w:cs="Times New Roman"/>
        </w:rPr>
        <w:tab/>
        <w:t>(2)</w:t>
      </w:r>
    </w:p>
    <w:p w14:paraId="78DED6EF" w14:textId="77777777" w:rsidR="003C25C8" w:rsidRPr="004C2F06" w:rsidRDefault="00B30590" w:rsidP="004E2DB5">
      <w:pPr>
        <w:spacing w:after="427" w:line="420" w:lineRule="auto"/>
        <w:ind w:left="-5"/>
        <w:rPr>
          <w:rFonts w:ascii="Times New Roman" w:hAnsi="Times New Roman" w:cs="Times New Roman"/>
        </w:rPr>
      </w:pPr>
      <w:r w:rsidRPr="004C2F06">
        <w:rPr>
          <w:rFonts w:ascii="Times New Roman" w:hAnsi="Times New Roman" w:cs="Times New Roman"/>
        </w:rPr>
        <w:br/>
        <w:t xml:space="preserve">where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indexes individual and the notation follow from the county-level specification above. As above, we include county and year fixed effects and cluster standard errors at the county level. We </w:t>
      </w:r>
      <w:r w:rsidRPr="004C2F06">
        <w:rPr>
          <w:rFonts w:ascii="Times New Roman" w:hAnsi="Times New Roman" w:cs="Times New Roman"/>
        </w:rPr>
        <w:lastRenderedPageBreak/>
        <w:t>also add age fixed effects to account for the fact that the likelihood of marriage is strongly related to age.</w:t>
      </w:r>
    </w:p>
    <w:p w14:paraId="17E87EC5"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Outcome variables</w:t>
      </w:r>
    </w:p>
    <w:p w14:paraId="4D540D6E"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We examine two sets of outcomes. The first set of outcomes allows us to explore the effects of the marriage bar prohibitions on the local teacher workforce. Since the closest geographic approximation we have to the school district is the county, we use cross-sectional decennial Census data to construct the following </w:t>
      </w:r>
      <w:r w:rsidRPr="004C2F06">
        <w:rPr>
          <w:rFonts w:ascii="Times New Roman" w:hAnsi="Times New Roman" w:cs="Times New Roman"/>
          <w:i/>
        </w:rPr>
        <w:t xml:space="preserve">county-level </w:t>
      </w:r>
      <w:r w:rsidRPr="004C2F06">
        <w:rPr>
          <w:rFonts w:ascii="Times New Roman" w:hAnsi="Times New Roman" w:cs="Times New Roman"/>
        </w:rPr>
        <w:t xml:space="preserve">outcomes for local teacher workforces: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married women, unmarried women, and men; the share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 xml:space="preserve">t </w:t>
      </w:r>
      <w:r w:rsidRPr="004C2F06">
        <w:rPr>
          <w:rFonts w:ascii="Times New Roman" w:hAnsi="Times New Roman" w:cs="Times New Roman"/>
        </w:rPr>
        <w:t xml:space="preserve">who are women with children; the number of married women teachers per hundred married women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 xml:space="preserve">; and the total number of teachers in county </w:t>
      </w:r>
      <w:r w:rsidRPr="004C2F06">
        <w:rPr>
          <w:rFonts w:ascii="Times New Roman" w:hAnsi="Times New Roman" w:cs="Times New Roman"/>
          <w:i/>
        </w:rPr>
        <w:t xml:space="preserve">c </w:t>
      </w:r>
      <w:r w:rsidRPr="004C2F06">
        <w:rPr>
          <w:rFonts w:ascii="Times New Roman" w:hAnsi="Times New Roman" w:cs="Times New Roman"/>
        </w:rPr>
        <w:t xml:space="preserve">in year </w:t>
      </w:r>
      <w:r w:rsidRPr="004C2F06">
        <w:rPr>
          <w:rFonts w:ascii="Times New Roman" w:hAnsi="Times New Roman" w:cs="Times New Roman"/>
          <w:i/>
        </w:rPr>
        <w:t>t</w:t>
      </w:r>
      <w:r w:rsidRPr="004C2F06">
        <w:rPr>
          <w:rFonts w:ascii="Times New Roman" w:hAnsi="Times New Roman" w:cs="Times New Roman"/>
        </w:rPr>
        <w:t>.</w:t>
      </w:r>
    </w:p>
    <w:p w14:paraId="2C9401D7"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set of outcomes allows us to understand the mechanisms by which the prohibitions affected the composition of teachers. These outcomes are constructed at the </w:t>
      </w:r>
      <w:r w:rsidRPr="004C2F06">
        <w:rPr>
          <w:rFonts w:ascii="Times New Roman" w:hAnsi="Times New Roman" w:cs="Times New Roman"/>
          <w:i/>
        </w:rPr>
        <w:t xml:space="preserve">individual level </w:t>
      </w:r>
      <w:r w:rsidRPr="004C2F06">
        <w:rPr>
          <w:rFonts w:ascii="Times New Roman" w:hAnsi="Times New Roman" w:cs="Times New Roman"/>
        </w:rPr>
        <w:t xml:space="preserve">using the linked decennial Censuses, allowing us to investigate women’s transitions in and out of marriage, teaching, and the workforce. For each woman </w:t>
      </w:r>
      <w:proofErr w:type="spellStart"/>
      <w:r w:rsidRPr="004C2F06">
        <w:rPr>
          <w:rFonts w:ascii="Times New Roman" w:hAnsi="Times New Roman" w:cs="Times New Roman"/>
          <w:i/>
        </w:rPr>
        <w:t>i</w:t>
      </w:r>
      <w:proofErr w:type="spellEnd"/>
      <w:r w:rsidRPr="004C2F06">
        <w:rPr>
          <w:rFonts w:ascii="Times New Roman" w:hAnsi="Times New Roman" w:cs="Times New Roman"/>
          <w:i/>
        </w:rPr>
        <w:t xml:space="preserve"> </w:t>
      </w:r>
      <w:r w:rsidRPr="004C2F06">
        <w:rPr>
          <w:rFonts w:ascii="Times New Roman" w:hAnsi="Times New Roman" w:cs="Times New Roman"/>
        </w:rPr>
        <w:t xml:space="preserve">observed in year </w:t>
      </w:r>
      <w:r w:rsidRPr="004C2F06">
        <w:rPr>
          <w:rFonts w:ascii="Times New Roman" w:hAnsi="Times New Roman" w:cs="Times New Roman"/>
          <w:i/>
        </w:rPr>
        <w:t xml:space="preserve">t </w:t>
      </w:r>
      <w:r w:rsidRPr="004C2F06">
        <w:rPr>
          <w:rFonts w:ascii="Times New Roman" w:hAnsi="Times New Roman" w:cs="Times New Roman"/>
        </w:rPr>
        <w:t xml:space="preserve">− 10 </w:t>
      </w:r>
      <w:r w:rsidRPr="004C2F06">
        <w:rPr>
          <w:rFonts w:ascii="Cambria Math" w:hAnsi="Cambria Math" w:cs="Cambria Math"/>
        </w:rPr>
        <w:t>∈</w:t>
      </w:r>
      <w:r w:rsidRPr="004C2F06">
        <w:rPr>
          <w:rFonts w:ascii="Times New Roman" w:hAnsi="Times New Roman" w:cs="Times New Roman"/>
        </w:rPr>
        <w:t>{1910</w:t>
      </w:r>
      <w:r w:rsidRPr="004C2F06">
        <w:rPr>
          <w:rFonts w:ascii="Times New Roman" w:hAnsi="Times New Roman" w:cs="Times New Roman"/>
          <w:i/>
        </w:rPr>
        <w:t>,</w:t>
      </w:r>
      <w:r w:rsidRPr="004C2F06">
        <w:rPr>
          <w:rFonts w:ascii="Times New Roman" w:hAnsi="Times New Roman" w:cs="Times New Roman"/>
        </w:rPr>
        <w:t>1920</w:t>
      </w:r>
      <w:r w:rsidRPr="004C2F06">
        <w:rPr>
          <w:rFonts w:ascii="Times New Roman" w:hAnsi="Times New Roman" w:cs="Times New Roman"/>
          <w:i/>
        </w:rPr>
        <w:t>,</w:t>
      </w:r>
      <w:r w:rsidRPr="004C2F06">
        <w:rPr>
          <w:rFonts w:ascii="Times New Roman" w:hAnsi="Times New Roman" w:cs="Times New Roman"/>
        </w:rPr>
        <w:t xml:space="preserve">1930}, our main outcomes of interest include: an indicator for her marital status in year </w:t>
      </w:r>
      <w:r w:rsidRPr="004C2F06">
        <w:rPr>
          <w:rFonts w:ascii="Times New Roman" w:hAnsi="Times New Roman" w:cs="Times New Roman"/>
          <w:i/>
        </w:rPr>
        <w:t>t</w:t>
      </w:r>
      <w:r w:rsidRPr="004C2F06">
        <w:rPr>
          <w:rFonts w:ascii="Times New Roman" w:hAnsi="Times New Roman" w:cs="Times New Roman"/>
        </w:rPr>
        <w:t xml:space="preserve">, and an indicator for the interaction between her marital status in year </w:t>
      </w:r>
      <w:r w:rsidRPr="004C2F06">
        <w:rPr>
          <w:rFonts w:ascii="Times New Roman" w:hAnsi="Times New Roman" w:cs="Times New Roman"/>
          <w:i/>
        </w:rPr>
        <w:t xml:space="preserve">t </w:t>
      </w:r>
      <w:r w:rsidRPr="004C2F06">
        <w:rPr>
          <w:rFonts w:ascii="Times New Roman" w:hAnsi="Times New Roman" w:cs="Times New Roman"/>
        </w:rPr>
        <w:t xml:space="preserve">and her occupational status in year </w:t>
      </w:r>
      <w:r w:rsidRPr="004C2F06">
        <w:rPr>
          <w:rFonts w:ascii="Times New Roman" w:hAnsi="Times New Roman" w:cs="Times New Roman"/>
          <w:i/>
        </w:rPr>
        <w:t xml:space="preserve">t </w:t>
      </w:r>
      <w:r w:rsidRPr="004C2F06">
        <w:rPr>
          <w:rFonts w:ascii="Times New Roman" w:hAnsi="Times New Roman" w:cs="Times New Roman"/>
        </w:rPr>
        <w:t xml:space="preserve">(either teaching, not teaching but in the labor force, or not in the labor force). Treatment status is defined based on the county in which the person lives in year </w:t>
      </w:r>
      <w:r w:rsidRPr="004C2F06">
        <w:rPr>
          <w:rFonts w:ascii="Times New Roman" w:hAnsi="Times New Roman" w:cs="Times New Roman"/>
          <w:i/>
        </w:rPr>
        <w:t xml:space="preserve">t </w:t>
      </w:r>
      <w:r w:rsidRPr="004C2F06">
        <w:rPr>
          <w:rFonts w:ascii="Times New Roman" w:hAnsi="Times New Roman" w:cs="Times New Roman"/>
        </w:rPr>
        <w:t>− 10.</w:t>
      </w:r>
    </w:p>
    <w:p w14:paraId="45175685" w14:textId="77777777" w:rsidR="003C25C8" w:rsidRPr="004C2F06" w:rsidRDefault="00000000" w:rsidP="004E2DB5">
      <w:pPr>
        <w:spacing w:after="589" w:line="420" w:lineRule="auto"/>
        <w:ind w:left="-15" w:firstLine="468"/>
        <w:rPr>
          <w:rFonts w:ascii="Times New Roman" w:hAnsi="Times New Roman" w:cs="Times New Roman"/>
        </w:rPr>
      </w:pPr>
      <w:r w:rsidRPr="004C2F06">
        <w:rPr>
          <w:rFonts w:ascii="Times New Roman" w:hAnsi="Times New Roman" w:cs="Times New Roman"/>
        </w:rPr>
        <w:t xml:space="preserve">Additional linked outcomes include a woman’s occupational score in year </w:t>
      </w:r>
      <w:r w:rsidRPr="004C2F06">
        <w:rPr>
          <w:rFonts w:ascii="Times New Roman" w:hAnsi="Times New Roman" w:cs="Times New Roman"/>
          <w:i/>
        </w:rPr>
        <w:t xml:space="preserve">t </w:t>
      </w:r>
      <w:r w:rsidRPr="004C2F06">
        <w:rPr>
          <w:rFonts w:ascii="Times New Roman" w:hAnsi="Times New Roman" w:cs="Times New Roman"/>
        </w:rPr>
        <w:t xml:space="preserve">and indicators for whether, in year </w:t>
      </w:r>
      <w:r w:rsidRPr="004C2F06">
        <w:rPr>
          <w:rFonts w:ascii="Times New Roman" w:hAnsi="Times New Roman" w:cs="Times New Roman"/>
          <w:i/>
        </w:rPr>
        <w:t>t</w:t>
      </w:r>
      <w:r w:rsidRPr="004C2F06">
        <w:rPr>
          <w:rFonts w:ascii="Times New Roman" w:hAnsi="Times New Roman" w:cs="Times New Roman"/>
        </w:rPr>
        <w:t>, she has any children, is in the labor force, or is living in a different state.</w:t>
      </w:r>
      <w:r w:rsidRPr="004C2F06">
        <w:rPr>
          <w:rFonts w:ascii="Times New Roman" w:hAnsi="Times New Roman" w:cs="Times New Roman"/>
          <w:color w:val="0000FF"/>
          <w:vertAlign w:val="superscript"/>
        </w:rPr>
        <w:footnoteReference w:id="18"/>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follow prior work (</w:t>
      </w:r>
      <w:proofErr w:type="spellStart"/>
      <w:r w:rsidRPr="004C2F06">
        <w:rPr>
          <w:rFonts w:ascii="Times New Roman" w:hAnsi="Times New Roman" w:cs="Times New Roman"/>
        </w:rPr>
        <w:t>Abramitzky</w:t>
      </w:r>
      <w:proofErr w:type="spellEnd"/>
      <w:r w:rsidRPr="004C2F06">
        <w:rPr>
          <w:rFonts w:ascii="Times New Roman" w:hAnsi="Times New Roman" w:cs="Times New Roman"/>
        </w:rPr>
        <w:t xml:space="preserve">, </w:t>
      </w:r>
      <w:proofErr w:type="spellStart"/>
      <w:r w:rsidRPr="004C2F06">
        <w:rPr>
          <w:rFonts w:ascii="Times New Roman" w:hAnsi="Times New Roman" w:cs="Times New Roman"/>
        </w:rPr>
        <w:t>Boustan</w:t>
      </w:r>
      <w:proofErr w:type="spellEnd"/>
      <w:r w:rsidRPr="004C2F06">
        <w:rPr>
          <w:rFonts w:ascii="Times New Roman" w:hAnsi="Times New Roman" w:cs="Times New Roman"/>
        </w:rPr>
        <w:t xml:space="preserve">, and Eriksson </w:t>
      </w:r>
      <w:r w:rsidRPr="004C2F06">
        <w:rPr>
          <w:rFonts w:ascii="Times New Roman" w:hAnsi="Times New Roman" w:cs="Times New Roman"/>
          <w:color w:val="0000FF"/>
        </w:rPr>
        <w:t>2012</w:t>
      </w:r>
      <w:r w:rsidRPr="004C2F06">
        <w:rPr>
          <w:rFonts w:ascii="Times New Roman" w:hAnsi="Times New Roman" w:cs="Times New Roman"/>
        </w:rPr>
        <w:t xml:space="preserve">) in using occupational scores, which </w:t>
      </w:r>
      <w:r w:rsidRPr="004C2F06">
        <w:rPr>
          <w:rFonts w:ascii="Times New Roman" w:hAnsi="Times New Roman" w:cs="Times New Roman"/>
        </w:rPr>
        <w:lastRenderedPageBreak/>
        <w:t>are numerical ratings of occupations ranging from 0-80 based on the average income associated with the occupation in 1950, as a proxy for income.</w:t>
      </w:r>
    </w:p>
    <w:p w14:paraId="2B5EF5BF"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Identifying assumption</w:t>
      </w:r>
    </w:p>
    <w:p w14:paraId="75067A86"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Causal inference relies on the “parallel trends” assumption, in other words, we require that in the absence of the marriage bar prohibitions being introduced in teaching between 1930 and 1940, the outcomes of interest would have evolved similarly in treated and control counties. A potential threat to identification would be if the prohibitions and the outcomes of interest had been jointly determined by some omitted variable. For example, if school districts in KY and NC held more progressive views on employing married women compared to neighboring states, then such views may have driven both the passing of the laws and an increase in married women teachers in KY and NC relative to their neighbors. Another important factor to consider is that the prohibitions took place against the backdrop of many economic and policy changes that could have affected women’s marriage and employment outcomes, such as changes in compulsory schooling laws, child labor laws, teacher training requirements, or the Great Depression and New Deal programs. Parallel trends could also be violated if any of these policies differentially impacted treated and control states.</w:t>
      </w:r>
    </w:p>
    <w:p w14:paraId="1497543A" w14:textId="77777777" w:rsidR="003C25C8"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In this section, we present three pieces of evidence that suggest the parallel trends assumption reasonably holds in our setting. We then discuss how the assumption is affected by the Great Depression and New Deal, and how we approach the biases these economic and policy changes may introduce in our analysis.</w:t>
      </w:r>
    </w:p>
    <w:p w14:paraId="0C86FE21" w14:textId="5FB657AA"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Support for parallel trends. </w:t>
      </w:r>
      <w:r w:rsidRPr="004C2F06">
        <w:rPr>
          <w:rFonts w:ascii="Times New Roman" w:hAnsi="Times New Roman" w:cs="Times New Roman"/>
        </w:rPr>
        <w:t>First, we find that there are no differential pre-trends in our outcomes of interest between the treated and control counties until 1930. While a lack of pre</w:t>
      </w:r>
      <w:r w:rsidR="00F02C36">
        <w:rPr>
          <w:rFonts w:ascii="Times New Roman" w:hAnsi="Times New Roman" w:cs="Times New Roman"/>
        </w:rPr>
        <w:t>-</w:t>
      </w:r>
      <w:r w:rsidRPr="004C2F06">
        <w:rPr>
          <w:rFonts w:ascii="Times New Roman" w:hAnsi="Times New Roman" w:cs="Times New Roman"/>
        </w:rPr>
        <w:t xml:space="preserve">trends is neither necessary nor sufficient evidence that the parallel trends assumption holds, it is reassuring for our </w:t>
      </w:r>
      <w:r w:rsidRPr="004C2F06">
        <w:rPr>
          <w:rFonts w:ascii="Times New Roman" w:hAnsi="Times New Roman" w:cs="Times New Roman"/>
        </w:rPr>
        <w:lastRenderedPageBreak/>
        <w:t>identification strategy that KY and NC were on similar trajectories as their neighboring states prior to 1930.</w:t>
      </w:r>
    </w:p>
    <w:p w14:paraId="31CFEF49"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Second, using public opinion polls, we find suggestive evidence that there were no meaningful differences in public opinion on the employment of married women in teaching between our treated and control states. In a 1938 Gallup poll (Gallup Organization </w:t>
      </w:r>
      <w:r w:rsidRPr="004C2F06">
        <w:rPr>
          <w:rFonts w:ascii="Times New Roman" w:hAnsi="Times New Roman" w:cs="Times New Roman"/>
          <w:color w:val="0000FF"/>
        </w:rPr>
        <w:t>1938</w:t>
      </w:r>
      <w:r w:rsidRPr="004C2F06">
        <w:rPr>
          <w:rFonts w:ascii="Times New Roman" w:hAnsi="Times New Roman" w:cs="Times New Roman"/>
        </w:rPr>
        <w:t>), respondents were asked the following question: “Schools in some states only hire unmarried teachers and discharge them if they get married. Do you approve of this rule?” We compare the responses to this question between KY and neighboring control states.</w:t>
      </w:r>
      <w:r w:rsidRPr="004C2F06">
        <w:rPr>
          <w:rFonts w:ascii="Times New Roman" w:hAnsi="Times New Roman" w:cs="Times New Roman"/>
          <w:color w:val="0000FF"/>
          <w:vertAlign w:val="superscript"/>
        </w:rPr>
        <w:footnoteReference w:id="19"/>
      </w:r>
      <w:r w:rsidRPr="004C2F06">
        <w:rPr>
          <w:rFonts w:ascii="Times New Roman" w:hAnsi="Times New Roman" w:cs="Times New Roman"/>
          <w:color w:val="0000FF"/>
          <w:vertAlign w:val="superscript"/>
        </w:rPr>
        <w:t xml:space="preserve"> </w:t>
      </w:r>
      <w:r w:rsidRPr="004C2F06">
        <w:rPr>
          <w:rFonts w:ascii="Times New Roman" w:hAnsi="Times New Roman" w:cs="Times New Roman"/>
        </w:rPr>
        <w:t xml:space="preserve">We find that respondents in KY were weakly less likely to approve of the rule (22.0%,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4.9%) compared to respondents in TN and WV (27.9%, </w:t>
      </w:r>
      <w:proofErr w:type="spellStart"/>
      <w:r w:rsidRPr="00F02C36">
        <w:rPr>
          <w:rFonts w:ascii="Times New Roman" w:hAnsi="Times New Roman" w:cs="Times New Roman"/>
          <w:i/>
          <w:iCs/>
        </w:rPr>
        <w:t>s.e.</w:t>
      </w:r>
      <w:proofErr w:type="spellEnd"/>
      <w:r w:rsidRPr="004C2F06">
        <w:rPr>
          <w:rFonts w:ascii="Times New Roman" w:hAnsi="Times New Roman" w:cs="Times New Roman"/>
        </w:rPr>
        <w:t xml:space="preserve"> 5.9%), but that the gap is statistically indistinguishable from zero at the 90% confidence level (</w:t>
      </w:r>
      <w:r w:rsidRPr="00F02C36">
        <w:rPr>
          <w:rFonts w:ascii="Times New Roman" w:hAnsi="Times New Roman" w:cs="Times New Roman"/>
          <w:i/>
          <w:iCs/>
        </w:rPr>
        <w:t>t-statistic</w:t>
      </w:r>
      <w:r w:rsidRPr="004C2F06">
        <w:rPr>
          <w:rFonts w:ascii="Times New Roman" w:hAnsi="Times New Roman" w:cs="Times New Roman"/>
        </w:rPr>
        <w:t>: 0.77). We conclude that there were no meaningful differences in norms regarding the employment of married women in teaching between the treated and control states.</w:t>
      </w:r>
    </w:p>
    <w:p w14:paraId="111B9F4F" w14:textId="77777777" w:rsidR="003C25C8" w:rsidRPr="004C2F06" w:rsidRDefault="00000000" w:rsidP="004E2DB5">
      <w:pPr>
        <w:spacing w:after="341" w:line="420" w:lineRule="auto"/>
        <w:ind w:left="-15" w:firstLine="468"/>
        <w:rPr>
          <w:rFonts w:ascii="Times New Roman" w:hAnsi="Times New Roman" w:cs="Times New Roman"/>
        </w:rPr>
      </w:pPr>
      <w:r w:rsidRPr="004C2F06">
        <w:rPr>
          <w:rFonts w:ascii="Times New Roman" w:hAnsi="Times New Roman" w:cs="Times New Roman"/>
        </w:rPr>
        <w:t>Third, we find suggestive qualitative evidence that the prohibitions were not driven by state-specific trends in sentiments towards married women teachers, but rather were passed due to idiosyncrasies in the priorities and actions of the legislators involved. Historical policy reports and newspaper archives show that tenure protections for teachers were being debated across the country throughout the 1930s, not only in KY and NC. Newspapers describe school districts that explicitly resolved to not renew teaching contracts for married women teachers in states such as OH, MN, and TN. Local court decisions on whether it was just for women to be dismissed on the basis of marital status were mixed, with some courts in MA, MN, WI, SC, CA, KS, and FL upholding the school boards’ right to dismiss while other courts in NY, AL, CA, FL, IL, IN, KY, LA, NJ, NY, OR, TN, and WV did the opposite (</w:t>
      </w:r>
      <w:r w:rsidRPr="004C2F06">
        <w:rPr>
          <w:rFonts w:ascii="Times New Roman" w:hAnsi="Times New Roman" w:cs="Times New Roman"/>
          <w:i/>
        </w:rPr>
        <w:t xml:space="preserve">Tampa Morning Tribune, </w:t>
      </w:r>
      <w:r w:rsidRPr="004C2F06">
        <w:rPr>
          <w:rFonts w:ascii="Times New Roman" w:hAnsi="Times New Roman" w:cs="Times New Roman"/>
        </w:rPr>
        <w:t xml:space="preserve">1934, 1938). Furthermore, KY and NC were not the only states in which bills protecting married women against dismissal were introduced. In 1932, a Mrs. Emma Lee White introduced a similar bill to the </w:t>
      </w:r>
      <w:r w:rsidRPr="004C2F06">
        <w:rPr>
          <w:rFonts w:ascii="Times New Roman" w:hAnsi="Times New Roman" w:cs="Times New Roman"/>
        </w:rPr>
        <w:lastRenderedPageBreak/>
        <w:t>Virginia General Assembly which was ultimately unsuccessful (</w:t>
      </w:r>
      <w:r w:rsidRPr="004C2F06">
        <w:rPr>
          <w:rFonts w:ascii="Times New Roman" w:hAnsi="Times New Roman" w:cs="Times New Roman"/>
          <w:i/>
        </w:rPr>
        <w:t xml:space="preserve">Daily Press, </w:t>
      </w:r>
      <w:r w:rsidRPr="004C2F06">
        <w:rPr>
          <w:rFonts w:ascii="Times New Roman" w:hAnsi="Times New Roman" w:cs="Times New Roman"/>
        </w:rPr>
        <w:t>1932). We take these data as evidence that the policy discussion and sentiments towards married women teachers were similar in KY and NC and the neighboring Southern states.</w:t>
      </w:r>
    </w:p>
    <w:p w14:paraId="6BBB60BB"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Despite the many economic and policy changes that took place between 1910 and 1950 that could have affected women’s marriage and employment outcomes, many of these changes did not differentially impact our treated and control states. For instance, changes in compulsory schooling laws and child labor laws, which could have affected demand for teachers, did not occur in most of our treated and control states between 1910 and 1950.</w:t>
      </w:r>
      <w:r w:rsidRPr="004C2F06">
        <w:rPr>
          <w:rFonts w:ascii="Times New Roman" w:hAnsi="Times New Roman" w:cs="Times New Roman"/>
          <w:color w:val="0000FF"/>
          <w:vertAlign w:val="superscript"/>
        </w:rPr>
        <w:footnoteReference w:id="20"/>
      </w:r>
      <w:r w:rsidRPr="004C2F06">
        <w:rPr>
          <w:rFonts w:ascii="Times New Roman" w:hAnsi="Times New Roman" w:cs="Times New Roman"/>
          <w:color w:val="0000FF"/>
          <w:vertAlign w:val="superscript"/>
        </w:rPr>
        <w:t xml:space="preserve"> </w:t>
      </w:r>
      <w:r w:rsidRPr="004C2F06">
        <w:rPr>
          <w:rFonts w:ascii="Times New Roman" w:hAnsi="Times New Roman" w:cs="Times New Roman"/>
        </w:rPr>
        <w:t>One of the key changes in teacher training in the early 1900s was the shift from two-year “normal schools” to four-year college programs, but these changes largely took place before 1930.</w:t>
      </w:r>
    </w:p>
    <w:p w14:paraId="0E7AC7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However, we do find two notable differences in how our treated and control states were affected by the Great Depression and New Deal. Here, we reference prior work on the effects of the Great Depression to assess the potential biases these differences may cause in our design, and develop strategies that allow us to address these concerns.</w:t>
      </w:r>
    </w:p>
    <w:p w14:paraId="173B53BF"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The first difference is that the average treated county experienced a more severe economic downturn and a more muted recovery than the average control county during the Great Depression.</w:t>
      </w:r>
      <w:r w:rsidRPr="004C2F06">
        <w:rPr>
          <w:rFonts w:ascii="Times New Roman" w:hAnsi="Times New Roman" w:cs="Times New Roman"/>
          <w:color w:val="0000FF"/>
          <w:vertAlign w:val="superscript"/>
        </w:rPr>
        <w:footnoteReference w:id="21"/>
      </w:r>
      <w:r w:rsidRPr="004C2F06">
        <w:rPr>
          <w:rFonts w:ascii="Times New Roman" w:hAnsi="Times New Roman" w:cs="Times New Roman"/>
          <w:color w:val="0000FF"/>
          <w:vertAlign w:val="superscript"/>
        </w:rPr>
        <w:t xml:space="preserve"> </w:t>
      </w:r>
      <w:r w:rsidRPr="004C2F06">
        <w:rPr>
          <w:rFonts w:ascii="Times New Roman" w:hAnsi="Times New Roman" w:cs="Times New Roman"/>
        </w:rPr>
        <w:t>Two control states in particular experienced comparatively mild effects of the Great Depression: in Online Appendix Table B2, Column (2) shows that while KY/NC experienced similar decreases in retail sales per capita between 1929 and 1933 as control states TN and WV, SC and VA experienced much smaller declines. At the same time, Column (3) shows that with the exception of WV, control states experienced slightly larger recoveries in retail sales per capita between 1933 and 1939 than KY/NC.</w:t>
      </w:r>
    </w:p>
    <w:p w14:paraId="5A088A4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How might these differential trends bias our results? Prior literature finds that the Great Depression delayed women’s decisions to marry (Hill </w:t>
      </w:r>
      <w:r w:rsidRPr="004C2F06">
        <w:rPr>
          <w:rFonts w:ascii="Times New Roman" w:hAnsi="Times New Roman" w:cs="Times New Roman"/>
          <w:color w:val="0000FF"/>
        </w:rPr>
        <w:t>2015</w:t>
      </w:r>
      <w:r w:rsidRPr="004C2F06">
        <w:rPr>
          <w:rFonts w:ascii="Times New Roman" w:hAnsi="Times New Roman" w:cs="Times New Roman"/>
        </w:rPr>
        <w:t xml:space="preserve">) and contributed to more widespread implementation of marriage bars, to preserve job openings for men (Goldin </w:t>
      </w:r>
      <w:r w:rsidRPr="004C2F06">
        <w:rPr>
          <w:rFonts w:ascii="Times New Roman" w:hAnsi="Times New Roman" w:cs="Times New Roman"/>
          <w:color w:val="0000FF"/>
        </w:rPr>
        <w:t>1991a</w:t>
      </w:r>
      <w:r w:rsidRPr="004C2F06">
        <w:rPr>
          <w:rFonts w:ascii="Times New Roman" w:hAnsi="Times New Roman" w:cs="Times New Roman"/>
        </w:rPr>
        <w:t xml:space="preserve">). At the same time, </w:t>
      </w:r>
      <w:proofErr w:type="spellStart"/>
      <w:r w:rsidRPr="004C2F06">
        <w:rPr>
          <w:rFonts w:ascii="Times New Roman" w:hAnsi="Times New Roman" w:cs="Times New Roman"/>
        </w:rPr>
        <w:t>Bellou</w:t>
      </w:r>
      <w:proofErr w:type="spellEnd"/>
      <w:r w:rsidRPr="004C2F06">
        <w:rPr>
          <w:rFonts w:ascii="Times New Roman" w:hAnsi="Times New Roman" w:cs="Times New Roman"/>
        </w:rPr>
        <w:t xml:space="preserve"> and Cardia (</w:t>
      </w:r>
      <w:r w:rsidRPr="004C2F06">
        <w:rPr>
          <w:rFonts w:ascii="Times New Roman" w:hAnsi="Times New Roman" w:cs="Times New Roman"/>
          <w:color w:val="0000FF"/>
        </w:rPr>
        <w:t>2021</w:t>
      </w:r>
      <w:r w:rsidRPr="004C2F06">
        <w:rPr>
          <w:rFonts w:ascii="Times New Roman" w:hAnsi="Times New Roman" w:cs="Times New Roman"/>
        </w:rPr>
        <w:t xml:space="preserve">) find that more severe economic downturns pushed more white women into the labor market, with suggestive evidence that married women were affected as well—although this “added worker” effect was tempered by New Deal programs (Finegan and Margo </w:t>
      </w:r>
      <w:r w:rsidRPr="004C2F06">
        <w:rPr>
          <w:rFonts w:ascii="Times New Roman" w:hAnsi="Times New Roman" w:cs="Times New Roman"/>
          <w:color w:val="0000FF"/>
        </w:rPr>
        <w:t>1994</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2"/>
      </w:r>
    </w:p>
    <w:p w14:paraId="5B93FA72" w14:textId="1AA76F50" w:rsidR="003C25C8" w:rsidRPr="004C2F06" w:rsidRDefault="00000000" w:rsidP="004E2DB5">
      <w:pPr>
        <w:spacing w:line="420" w:lineRule="auto"/>
        <w:ind w:left="0" w:right="-15" w:firstLine="453"/>
        <w:jc w:val="left"/>
        <w:rPr>
          <w:rFonts w:ascii="Times New Roman" w:hAnsi="Times New Roman" w:cs="Times New Roman"/>
        </w:rPr>
      </w:pPr>
      <w:r w:rsidRPr="004C2F06">
        <w:rPr>
          <w:rFonts w:ascii="Times New Roman" w:hAnsi="Times New Roman" w:cs="Times New Roman"/>
        </w:rPr>
        <w:t>The direction of potential bias is therefore ambiguous. In the absence of the marriage</w:t>
      </w:r>
      <w:r w:rsidR="00311F1B">
        <w:rPr>
          <w:rFonts w:ascii="Times New Roman" w:hAnsi="Times New Roman" w:cs="Times New Roman"/>
        </w:rPr>
        <w:t xml:space="preserve"> </w:t>
      </w:r>
      <w:r w:rsidRPr="004C2F06">
        <w:rPr>
          <w:rFonts w:ascii="Times New Roman" w:hAnsi="Times New Roman" w:cs="Times New Roman"/>
        </w:rPr>
        <w:t>bar prohibitions, worse economic conditions in treated states relative to control states would have increased the use of marriage bars, delayed marriage among women, and decreased resources for</w:t>
      </w:r>
      <w:r w:rsidR="00311F1B">
        <w:rPr>
          <w:rFonts w:ascii="Times New Roman" w:hAnsi="Times New Roman" w:cs="Times New Roman"/>
        </w:rPr>
        <w:t xml:space="preserve"> </w:t>
      </w:r>
      <w:r w:rsidRPr="004C2F06">
        <w:rPr>
          <w:rFonts w:ascii="Times New Roman" w:hAnsi="Times New Roman" w:cs="Times New Roman"/>
        </w:rPr>
        <w:t>schools, all of which would have reduced the relative likelihood that women got married or</w:t>
      </w:r>
      <w:r w:rsidR="00311F1B">
        <w:rPr>
          <w:rFonts w:ascii="Times New Roman" w:hAnsi="Times New Roman" w:cs="Times New Roman"/>
        </w:rPr>
        <w:t xml:space="preserve"> </w:t>
      </w:r>
      <w:r w:rsidRPr="004C2F06">
        <w:rPr>
          <w:rFonts w:ascii="Times New Roman" w:hAnsi="Times New Roman" w:cs="Times New Roman"/>
        </w:rPr>
        <w:t>taught in treated states compared to control ones. At the same time, the “added worker” effect</w:t>
      </w:r>
      <w:r w:rsidR="00311F1B">
        <w:rPr>
          <w:rFonts w:ascii="Times New Roman" w:hAnsi="Times New Roman" w:cs="Times New Roman"/>
        </w:rPr>
        <w:t xml:space="preserve"> </w:t>
      </w:r>
      <w:r w:rsidRPr="004C2F06">
        <w:rPr>
          <w:rFonts w:ascii="Times New Roman" w:hAnsi="Times New Roman" w:cs="Times New Roman"/>
        </w:rPr>
        <w:t>may have resulted larger inflows of married women into the labor force in treated states</w:t>
      </w:r>
      <w:r w:rsidR="00311F1B">
        <w:rPr>
          <w:rFonts w:ascii="Times New Roman" w:hAnsi="Times New Roman" w:cs="Times New Roman"/>
        </w:rPr>
        <w:t xml:space="preserve"> </w:t>
      </w:r>
      <w:r w:rsidRPr="004C2F06">
        <w:rPr>
          <w:rFonts w:ascii="Times New Roman" w:hAnsi="Times New Roman" w:cs="Times New Roman"/>
        </w:rPr>
        <w:t>compared to control states. Our estimates could thus be biased downward by the reduced</w:t>
      </w:r>
      <w:r w:rsidR="00311F1B">
        <w:rPr>
          <w:rFonts w:ascii="Times New Roman" w:hAnsi="Times New Roman" w:cs="Times New Roman"/>
        </w:rPr>
        <w:t xml:space="preserve"> </w:t>
      </w:r>
      <w:r w:rsidRPr="004C2F06">
        <w:rPr>
          <w:rFonts w:ascii="Times New Roman" w:hAnsi="Times New Roman" w:cs="Times New Roman"/>
        </w:rPr>
        <w:t>likelihood of treated women getting married or teaching in treated states, or biased upward by the</w:t>
      </w:r>
      <w:r w:rsidR="00311F1B">
        <w:rPr>
          <w:rFonts w:ascii="Times New Roman" w:hAnsi="Times New Roman" w:cs="Times New Roman"/>
        </w:rPr>
        <w:t xml:space="preserve"> </w:t>
      </w:r>
      <w:r w:rsidRPr="004C2F06">
        <w:rPr>
          <w:rFonts w:ascii="Times New Roman" w:hAnsi="Times New Roman" w:cs="Times New Roman"/>
        </w:rPr>
        <w:t>“added worker” effect in treated states.</w:t>
      </w:r>
    </w:p>
    <w:p w14:paraId="56FBE15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We use several strategies to address these potential biases. Our primary strategy involves comparing treated states to alternate control groups that were more similarly affected by the Great Depression. Online Appendix C outlines these specifications in detail, including a border counties design, where we only compare counties along state borders, and a matched county design, where we match counties based on 1920 and 1930 characteristics. We also include controls for unemployment rates and industry shares in several specifications.</w:t>
      </w:r>
    </w:p>
    <w:p w14:paraId="17FFF4F0"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The second notable difference between treated and control states was their exposure to New Deal policies. A large number of control counties in TN, but only a small number of treated counties, </w:t>
      </w:r>
      <w:r w:rsidRPr="004C2F06">
        <w:rPr>
          <w:rFonts w:ascii="Times New Roman" w:hAnsi="Times New Roman" w:cs="Times New Roman"/>
        </w:rPr>
        <w:lastRenderedPageBreak/>
        <w:t>were directly impacted by the Tennessee Valley Authority (TVA), a major New Deal program that aimed to provide the first federal electrification program and stimulate the economy in the hard-hit Tennessee Valley. Prior work finds that the TVA had large impacts on the local economy, particularly in shifting work away from agriculture to higher</w:t>
      </w:r>
      <w:r w:rsidR="00B30590" w:rsidRPr="004C2F06">
        <w:rPr>
          <w:rFonts w:ascii="Times New Roman" w:hAnsi="Times New Roman" w:cs="Times New Roman"/>
        </w:rPr>
        <w:t>-</w:t>
      </w:r>
      <w:r w:rsidRPr="004C2F06">
        <w:rPr>
          <w:rFonts w:ascii="Times New Roman" w:hAnsi="Times New Roman" w:cs="Times New Roman"/>
        </w:rPr>
        <w:t xml:space="preserve">paying manufacturing jobs (Kline and Moretti </w:t>
      </w:r>
      <w:r w:rsidRPr="004C2F06">
        <w:rPr>
          <w:rFonts w:ascii="Times New Roman" w:hAnsi="Times New Roman" w:cs="Times New Roman"/>
          <w:color w:val="0000FF"/>
        </w:rPr>
        <w:t>2014</w:t>
      </w:r>
      <w:r w:rsidRPr="004C2F06">
        <w:rPr>
          <w:rFonts w:ascii="Times New Roman" w:hAnsi="Times New Roman" w:cs="Times New Roman"/>
        </w:rPr>
        <w:t>). Combined with the aforementioned studies, these results suggest that including TVA-affected counties in our analysis could bias our estimates upwards, as increasing manufacturing jobs in TVA-affected counties would have decreased the need for married women to work in more control counties than treated ones. To address this potential bias, we conduct robustness checks that exclude the counties affected by the TVA.</w:t>
      </w:r>
    </w:p>
    <w:p w14:paraId="53A1F3CC" w14:textId="77777777" w:rsidR="00A476D1" w:rsidRPr="004C2F06" w:rsidRDefault="00A476D1" w:rsidP="004E2DB5">
      <w:pPr>
        <w:spacing w:line="420" w:lineRule="auto"/>
        <w:ind w:left="-15" w:firstLine="468"/>
        <w:rPr>
          <w:rFonts w:ascii="Times New Roman" w:hAnsi="Times New Roman" w:cs="Times New Roman"/>
        </w:rPr>
      </w:pPr>
    </w:p>
    <w:p w14:paraId="72FD9632" w14:textId="0577F2EE" w:rsidR="00A476D1" w:rsidRPr="00A476D1" w:rsidRDefault="00000000" w:rsidP="004E2DB5">
      <w:pPr>
        <w:pStyle w:val="Heading1"/>
        <w:spacing w:after="358" w:line="420" w:lineRule="auto"/>
        <w:ind w:left="155" w:right="0"/>
        <w:jc w:val="center"/>
        <w:rPr>
          <w:rFonts w:ascii="Times New Roman" w:hAnsi="Times New Roman" w:cs="Times New Roman"/>
        </w:rPr>
      </w:pPr>
      <w:r w:rsidRPr="004C2F06">
        <w:rPr>
          <w:rFonts w:ascii="Times New Roman" w:hAnsi="Times New Roman" w:cs="Times New Roman"/>
        </w:rPr>
        <w:t>The Effects of Prohibiting Marriage Bars in Teaching</w:t>
      </w:r>
    </w:p>
    <w:p w14:paraId="103BE0A8"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Direct Effects on Married Women</w:t>
      </w:r>
    </w:p>
    <w:p w14:paraId="64264DB1"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We start by examining how the prohibitions of marriage bars in teaching affected the employment of married women as teachers. Results from estimating Equation (</w:t>
      </w:r>
      <w:r w:rsidRPr="004C2F06">
        <w:rPr>
          <w:rFonts w:ascii="Times New Roman" w:hAnsi="Times New Roman" w:cs="Times New Roman"/>
          <w:color w:val="0000FF"/>
        </w:rPr>
        <w:t>1</w:t>
      </w:r>
      <w:r w:rsidRPr="004C2F06">
        <w:rPr>
          <w:rFonts w:ascii="Times New Roman" w:hAnsi="Times New Roman" w:cs="Times New Roman"/>
        </w:rPr>
        <w:t xml:space="preserve">) are shown in Table </w:t>
      </w:r>
      <w:r w:rsidRPr="004C2F06">
        <w:rPr>
          <w:rFonts w:ascii="Times New Roman" w:hAnsi="Times New Roman" w:cs="Times New Roman"/>
          <w:color w:val="0000FF"/>
        </w:rPr>
        <w:t>2</w:t>
      </w:r>
      <w:r w:rsidRPr="004C2F06">
        <w:rPr>
          <w:rFonts w:ascii="Times New Roman" w:hAnsi="Times New Roman" w:cs="Times New Roman"/>
        </w:rPr>
        <w:t xml:space="preserve">. Column (1) (and triangles in Figure </w:t>
      </w:r>
      <w:r w:rsidRPr="004C2F06">
        <w:rPr>
          <w:rFonts w:ascii="Times New Roman" w:hAnsi="Times New Roman" w:cs="Times New Roman"/>
          <w:color w:val="0000FF"/>
        </w:rPr>
        <w:t>2</w:t>
      </w:r>
      <w:r w:rsidRPr="004C2F06">
        <w:rPr>
          <w:rFonts w:ascii="Times New Roman" w:hAnsi="Times New Roman" w:cs="Times New Roman"/>
        </w:rPr>
        <w:t>) shows the estimated effects of the prohibitions on the share of teachers in a county who were married women, while Column (2) shows the estimated effects on the number of married women teachers per hundred married women.</w:t>
      </w:r>
    </w:p>
    <w:p w14:paraId="2C7F7623"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Our main finding is that the prohibitions increased married women’s involvement in their local teaching workforce. Schools became more likely to employ married women among their teaching staff: relative to control counties, the share of teachers who were married women increased by 3.5 p.p. in treated counties between 1930 and 1940, roughly a 20% increase from 1930 when the mean share of teachers who were married women was only 17.8%. The effect is significant at the 1% level. The prohibitions also resulted in roughly one additional married woman per hundred married women working as a teacher in treated versus control counties, a 15% increase relative to the baseline mean of 0.64 married women teachers per hundred married women.</w:t>
      </w:r>
    </w:p>
    <w:p w14:paraId="30E3F9B4" w14:textId="77777777" w:rsidR="003C25C8" w:rsidRPr="004C2F06" w:rsidRDefault="00000000" w:rsidP="004E2DB5">
      <w:pPr>
        <w:spacing w:after="128" w:line="420" w:lineRule="auto"/>
        <w:ind w:left="0" w:right="-15" w:firstLine="0"/>
        <w:jc w:val="center"/>
        <w:rPr>
          <w:rFonts w:ascii="Times New Roman" w:hAnsi="Times New Roman" w:cs="Times New Roman"/>
        </w:rPr>
      </w:pPr>
      <w:r w:rsidRPr="004C2F06">
        <w:rPr>
          <w:rFonts w:ascii="Times New Roman" w:hAnsi="Times New Roman" w:cs="Times New Roman"/>
        </w:rPr>
        <w:lastRenderedPageBreak/>
        <w:t>These effects were completely driven by white teachers (Columns (3) and (4), and Figure</w:t>
      </w:r>
    </w:p>
    <w:p w14:paraId="34EF31D4" w14:textId="77777777" w:rsidR="003C25C8" w:rsidRPr="004C2F06"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color w:val="0000FF"/>
        </w:rPr>
        <w:t>3a</w:t>
      </w:r>
      <w:r w:rsidRPr="004C2F06">
        <w:rPr>
          <w:rFonts w:ascii="Times New Roman" w:hAnsi="Times New Roman" w:cs="Times New Roman"/>
        </w:rPr>
        <w:t xml:space="preserve">), with no effects on the composition of Black teachers (Columns (5) and (6), and Figure </w:t>
      </w:r>
      <w:r w:rsidRPr="004C2F06">
        <w:rPr>
          <w:rFonts w:ascii="Times New Roman" w:hAnsi="Times New Roman" w:cs="Times New Roman"/>
          <w:color w:val="0000FF"/>
        </w:rPr>
        <w:t>3b</w:t>
      </w:r>
      <w:r w:rsidRPr="004C2F06">
        <w:rPr>
          <w:rFonts w:ascii="Times New Roman" w:hAnsi="Times New Roman" w:cs="Times New Roman"/>
        </w:rPr>
        <w:t>).</w:t>
      </w:r>
      <w:r w:rsidRPr="004C2F06">
        <w:rPr>
          <w:rFonts w:ascii="Times New Roman" w:hAnsi="Times New Roman" w:cs="Times New Roman"/>
          <w:color w:val="0000FF"/>
          <w:vertAlign w:val="superscript"/>
        </w:rPr>
        <w:footnoteReference w:id="23"/>
      </w:r>
      <w:r w:rsidRPr="004C2F06">
        <w:rPr>
          <w:rFonts w:ascii="Times New Roman" w:hAnsi="Times New Roman" w:cs="Times New Roman"/>
          <w:color w:val="0000FF"/>
          <w:vertAlign w:val="superscript"/>
        </w:rPr>
        <w:t xml:space="preserve"> </w:t>
      </w:r>
      <w:r w:rsidRPr="004C2F06">
        <w:rPr>
          <w:rFonts w:ascii="Times New Roman" w:hAnsi="Times New Roman" w:cs="Times New Roman"/>
        </w:rPr>
        <w:t>We interpret these findings as evidence that marriage bars were binding for white women but not Black women, as posited by Goldin (</w:t>
      </w:r>
      <w:r w:rsidRPr="004C2F06">
        <w:rPr>
          <w:rFonts w:ascii="Times New Roman" w:hAnsi="Times New Roman" w:cs="Times New Roman"/>
          <w:color w:val="0000FF"/>
        </w:rPr>
        <w:t>1991a</w:t>
      </w:r>
      <w:r w:rsidRPr="004C2F06">
        <w:rPr>
          <w:rFonts w:ascii="Times New Roman" w:hAnsi="Times New Roman" w:cs="Times New Roman"/>
        </w:rPr>
        <w:t xml:space="preserve">). Our findings are consistent with the fact that white and Black women in this setting worked in segregated schools due to Jim Crow era laws, and the fact that Black married women were more likely to work during this time period in general (Costa </w:t>
      </w:r>
      <w:r w:rsidRPr="004C2F06">
        <w:rPr>
          <w:rFonts w:ascii="Times New Roman" w:hAnsi="Times New Roman" w:cs="Times New Roman"/>
          <w:color w:val="0000FF"/>
        </w:rPr>
        <w:t>2000</w:t>
      </w:r>
      <w:r w:rsidRPr="004C2F06">
        <w:rPr>
          <w:rFonts w:ascii="Times New Roman" w:hAnsi="Times New Roman" w:cs="Times New Roman"/>
        </w:rPr>
        <w:t>).</w:t>
      </w:r>
    </w:p>
    <w:p w14:paraId="575757C6"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One might be concerned that schools responded to the prohibitions by changing the margin on which they discriminated against married women: for example, by letting go of women if and when they had children instead. However, Online Appendix Figure A1 shows that the share of women teachers with children increased by 2.1 p.p. following the prohibitions being passed, suggesting that we can reject the null hypothesis that schools fully substituted toward discriminating against women with children.</w:t>
      </w:r>
    </w:p>
    <w:p w14:paraId="4CCF24E4"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Notably, the effect of the prohibitions on married women’s participation in teaching in treated states was relatively short-lived. By 1950, the gap between treated and control counties in the share of teachers who were married women shrank to be indistinguishable from zero. These results indicate that as employment discrimination against married women faded nationwide in the 1940s, control counties effectively ‘caught up’ to treated counties in employing more married women in teaching.</w:t>
      </w:r>
    </w:p>
    <w:p w14:paraId="41C71020"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Mechanisms Behind Direct Effects</w:t>
      </w:r>
    </w:p>
    <w:p w14:paraId="0CC2788A"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are the mechanisms driving our main effect? Did the prohibitions pull married women into the labor force (an ‘extensive margin’ effect), or did the prohibitions only affect women who would </w:t>
      </w:r>
      <w:r w:rsidRPr="004C2F06">
        <w:rPr>
          <w:rFonts w:ascii="Times New Roman" w:hAnsi="Times New Roman" w:cs="Times New Roman"/>
        </w:rPr>
        <w:lastRenderedPageBreak/>
        <w:t>have worked even absent the policy (an ‘intensive margin’ effect), by either inducing unmarried teachers to marry or by inducing married workers to switch to teaching?</w:t>
      </w:r>
    </w:p>
    <w:p w14:paraId="1B97029A" w14:textId="51887569"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We answer this question using our linked Census data, which allows us to trace out individual transitions into marriage and employment for three groups of white women, grouped by their marital and employment status in year </w:t>
      </w:r>
      <w:r w:rsidRPr="004C2F06">
        <w:rPr>
          <w:rFonts w:ascii="Times New Roman" w:hAnsi="Times New Roman" w:cs="Times New Roman"/>
          <w:i/>
        </w:rPr>
        <w:t xml:space="preserve">t </w:t>
      </w:r>
      <w:r w:rsidRPr="004C2F06">
        <w:rPr>
          <w:rFonts w:ascii="Times New Roman" w:hAnsi="Times New Roman" w:cs="Times New Roman"/>
        </w:rPr>
        <w:t>− 10: (1) unmarried women teachers, (2) married women not in the labor force, and (3) unmarried women not in the labor force.</w:t>
      </w:r>
      <w:r w:rsidRPr="004C2F06">
        <w:rPr>
          <w:rFonts w:ascii="Times New Roman" w:hAnsi="Times New Roman" w:cs="Times New Roman"/>
          <w:color w:val="0000FF"/>
          <w:vertAlign w:val="superscript"/>
        </w:rPr>
        <w:footnoteReference w:id="24"/>
      </w:r>
      <w:r w:rsidR="00330127">
        <w:rPr>
          <w:rFonts w:ascii="Times New Roman" w:hAnsi="Times New Roman" w:cs="Times New Roman"/>
        </w:rPr>
        <w:t xml:space="preserve"> </w:t>
      </w:r>
      <w:r w:rsidRPr="004C2F06">
        <w:rPr>
          <w:rFonts w:ascii="Times New Roman" w:hAnsi="Times New Roman" w:cs="Times New Roman"/>
        </w:rPr>
        <w:t>Results from estimating Equation (</w:t>
      </w:r>
      <w:r w:rsidRPr="004C2F06">
        <w:rPr>
          <w:rFonts w:ascii="Times New Roman" w:hAnsi="Times New Roman" w:cs="Times New Roman"/>
          <w:color w:val="0000FF"/>
        </w:rPr>
        <w:t>2</w:t>
      </w:r>
      <w:r w:rsidRPr="004C2F06">
        <w:rPr>
          <w:rFonts w:ascii="Times New Roman" w:hAnsi="Times New Roman" w:cs="Times New Roman"/>
        </w:rPr>
        <w:t xml:space="preserve">) for each group are shown in Table </w:t>
      </w:r>
      <w:r w:rsidRPr="004C2F06">
        <w:rPr>
          <w:rFonts w:ascii="Times New Roman" w:hAnsi="Times New Roman" w:cs="Times New Roman"/>
          <w:color w:val="0000FF"/>
        </w:rPr>
        <w:t>3</w:t>
      </w:r>
      <w:r w:rsidRPr="004C2F06">
        <w:rPr>
          <w:rFonts w:ascii="Times New Roman" w:hAnsi="Times New Roman" w:cs="Times New Roman"/>
        </w:rPr>
        <w:t>. Given our findings that the marriage bars had no direct effects on Black teachers, from here on, we focus on white teachers in our analysis of mechanisms.</w:t>
      </w:r>
    </w:p>
    <w:p w14:paraId="0B4B97D4" w14:textId="77777777" w:rsidR="003C25C8" w:rsidRPr="004C2F06" w:rsidRDefault="00000000" w:rsidP="004E2DB5">
      <w:pPr>
        <w:spacing w:after="45" w:line="420" w:lineRule="auto"/>
        <w:ind w:left="-15" w:firstLine="468"/>
        <w:rPr>
          <w:rFonts w:ascii="Times New Roman" w:hAnsi="Times New Roman" w:cs="Times New Roman"/>
        </w:rPr>
      </w:pPr>
      <w:r w:rsidRPr="004C2F06">
        <w:rPr>
          <w:rFonts w:ascii="Times New Roman" w:hAnsi="Times New Roman" w:cs="Times New Roman"/>
        </w:rPr>
        <w:t xml:space="preserve">We start by looking at the effects for women who were unmarried and teaching in 1930 in Panel 1. Column (2) shows that the prohibitions led to a 2.2 p.p. increase in the likelihood that unmarried women teachers got married and continued teaching ten years later—an economically large effect, given that only 4.5% of unmarried women teachers in our linked sample in 1920 were both married and teaching in 1930. Strikingly, we also find that the increase was entirely driven by changes in women’s decision to work rather than their decision to marry. The prohibitions did not increase the marriage rate for unmarried women teachers (Column (1)). Instead, unmarried women teachers responded to the prohibitions by getting married “as planned” but </w:t>
      </w:r>
      <w:r w:rsidRPr="004C2F06">
        <w:rPr>
          <w:rFonts w:ascii="Times New Roman" w:hAnsi="Times New Roman" w:cs="Times New Roman"/>
          <w:i/>
        </w:rPr>
        <w:t>keeping their jobs</w:t>
      </w:r>
      <w:r w:rsidRPr="004C2F06">
        <w:rPr>
          <w:rFonts w:ascii="Times New Roman" w:hAnsi="Times New Roman" w:cs="Times New Roman"/>
        </w:rPr>
        <w:t xml:space="preserve">: their propensity to exit the labor force fell by 3.0 p.p. (Column (4)), with no change in their likelihood of working outside of teaching (Column (3)). The prohibitions therefore had an </w:t>
      </w:r>
      <w:r w:rsidRPr="004C2F06">
        <w:rPr>
          <w:rFonts w:ascii="Times New Roman" w:hAnsi="Times New Roman" w:cs="Times New Roman"/>
          <w:i/>
        </w:rPr>
        <w:t xml:space="preserve">extensive margin </w:t>
      </w:r>
      <w:r w:rsidRPr="004C2F06">
        <w:rPr>
          <w:rFonts w:ascii="Times New Roman" w:hAnsi="Times New Roman" w:cs="Times New Roman"/>
        </w:rPr>
        <w:t>effect on the LFP of unmarried women teachers by keeping them in the labor force when they would have left after marriage absent the prohibitions.</w:t>
      </w:r>
      <w:r w:rsidRPr="004C2F06">
        <w:rPr>
          <w:rFonts w:ascii="Times New Roman" w:hAnsi="Times New Roman" w:cs="Times New Roman"/>
          <w:color w:val="0000FF"/>
          <w:vertAlign w:val="superscript"/>
        </w:rPr>
        <w:footnoteReference w:id="25"/>
      </w:r>
    </w:p>
    <w:p w14:paraId="6E0C573C" w14:textId="25E5675E" w:rsidR="003C25C8" w:rsidRPr="004C2F06" w:rsidRDefault="000A0A02"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Next, we examine the effects for married women who were not in the labor force prior to the prohibitions. Results are shown in Panel 2. The majority of married women in our linked sample who were not in the labor force in 1920 stayed married (93%) and out of the labor force (88%) in 1930. Yet the prohibitions led to a 0.06 p.p. increase in the likelihood that married women who were previously not in the labor force became teachers (Column (2))—a 33% increase relative to the small baseline share of white married women who entered teaching after marriage—and led women to be less likely to stay out of the labor force (Column (4)).</w:t>
      </w:r>
    </w:p>
    <w:p w14:paraId="6A7B93F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Finally, we examine the effects on unmarried women who were not in the labor force prior to the prohibitions. Panel 3 shows that these women became more 0.13 </w:t>
      </w:r>
      <w:proofErr w:type="spellStart"/>
      <w:proofErr w:type="gramStart"/>
      <w:r w:rsidRPr="004C2F06">
        <w:rPr>
          <w:rFonts w:ascii="Times New Roman" w:hAnsi="Times New Roman" w:cs="Times New Roman"/>
        </w:rPr>
        <w:t>p.p</w:t>
      </w:r>
      <w:proofErr w:type="spellEnd"/>
      <w:proofErr w:type="gramEnd"/>
      <w:r w:rsidRPr="004C2F06">
        <w:rPr>
          <w:rFonts w:ascii="Times New Roman" w:hAnsi="Times New Roman" w:cs="Times New Roman"/>
        </w:rPr>
        <w:t xml:space="preserve"> more likely to get married and enter teaching following the prohibitions (a 30% increase, shown in Column (2)), as opposed to getting married and staying out of the labor force (Column (4)). While our lack of intercensal data prevents us from disentangling the explicit mechanisms underlying this result, the increase could have been driven by either of the channels discussed above: by women becoming teachers and then staying in teaching post-marriage, or by entering teaching for the first time after marriage.</w:t>
      </w:r>
    </w:p>
    <w:p w14:paraId="21E8CF57" w14:textId="77777777" w:rsidR="003C25C8" w:rsidRPr="004C2F06" w:rsidRDefault="00000000" w:rsidP="004E2DB5">
      <w:pPr>
        <w:spacing w:line="420" w:lineRule="auto"/>
        <w:ind w:left="10" w:right="-15" w:firstLine="443"/>
        <w:jc w:val="left"/>
        <w:rPr>
          <w:rFonts w:ascii="Times New Roman" w:hAnsi="Times New Roman" w:cs="Times New Roman"/>
        </w:rPr>
      </w:pPr>
      <w:r w:rsidRPr="004C2F06">
        <w:rPr>
          <w:rFonts w:ascii="Times New Roman" w:hAnsi="Times New Roman" w:cs="Times New Roman"/>
        </w:rPr>
        <w:t>Interestingly, Column (3) seems to suggest that the prohibitions weakly increased the likelihood that married women worked in non-teaching jobs as well. The magnitude of the effect is small relative to the other estimates (a 10 to 12% increase), and could be indicative of spillover effects of the prohibitions in teaching to other occupations. However, another interpretation could be that married women’s LFP was rising faster in treated states than in control states in all occupations, which would violate the parallel trends assumption. We find evidence that this is not a concern, as the estimate is not robust to controlling for unemployment, excluding counties affected by the Tennessee Valley Authority (TVA), or restricting to only counties bordering neighboring states (Online Appendix Table B6, Columns 4, 5, and 6).</w:t>
      </w:r>
    </w:p>
    <w:p w14:paraId="7B66F732"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Our results suggest that the increase in married women in teaching was driven entirely by changes in extensive margin labor supply, both by increasing </w:t>
      </w:r>
      <w:r w:rsidRPr="004C2F06">
        <w:rPr>
          <w:rFonts w:ascii="Times New Roman" w:hAnsi="Times New Roman" w:cs="Times New Roman"/>
          <w:i/>
        </w:rPr>
        <w:t xml:space="preserve">retention </w:t>
      </w:r>
      <w:r w:rsidRPr="004C2F06">
        <w:rPr>
          <w:rFonts w:ascii="Times New Roman" w:hAnsi="Times New Roman" w:cs="Times New Roman"/>
        </w:rPr>
        <w:t xml:space="preserve">of incumbent teachers who would otherwise have exited the labor force, and by increasing </w:t>
      </w:r>
      <w:r w:rsidRPr="004C2F06">
        <w:rPr>
          <w:rFonts w:ascii="Times New Roman" w:hAnsi="Times New Roman" w:cs="Times New Roman"/>
          <w:i/>
        </w:rPr>
        <w:t xml:space="preserve">hiring </w:t>
      </w:r>
      <w:r w:rsidRPr="004C2F06">
        <w:rPr>
          <w:rFonts w:ascii="Times New Roman" w:hAnsi="Times New Roman" w:cs="Times New Roman"/>
        </w:rPr>
        <w:t>of women who would have otherwise remained out of the labor force. We find no evidence of negative effects on the LFP of women who were already in the labor force or who would have entered the labor force even absent the prohibitions, as shown in Online Appendix Table B4.</w:t>
      </w:r>
    </w:p>
    <w:p w14:paraId="38263B04" w14:textId="77777777" w:rsidR="003C25C8"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Furthermore, our estimates suggest that new hiring contributed more to the increase in married women teachers than the retention of incumbent teachers did. To see this, we scale the estimated effects in Table </w:t>
      </w:r>
      <w:r w:rsidRPr="004C2F06">
        <w:rPr>
          <w:rFonts w:ascii="Times New Roman" w:hAnsi="Times New Roman" w:cs="Times New Roman"/>
          <w:color w:val="0000FF"/>
        </w:rPr>
        <w:t xml:space="preserve">3 </w:t>
      </w:r>
      <w:r w:rsidRPr="004C2F06">
        <w:rPr>
          <w:rFonts w:ascii="Times New Roman" w:hAnsi="Times New Roman" w:cs="Times New Roman"/>
        </w:rPr>
        <w:t>by the total number of treated white women in each group in 1930. Although the effect size in percentage points is largest for unmarried women teachers (2.2 p.p.), there were fewer than 8,000 such women in our treated linked sample in 1930, suggesting the prohibitions led to the retention of an additional 168 married women teachers. In contrast, there were more than 434,000 married women outside of the labor force in our treated linked sample in 1930, meaning our effect size of 0.06 p.p. translates to an increase of 258 married women teachers due to new hiring. We conclude that roughly 60% of the overall increase in married women teachers was due to the hiring of married women who were not in the labor market in 1930.</w:t>
      </w:r>
      <w:r w:rsidRPr="004C2F06">
        <w:rPr>
          <w:rFonts w:ascii="Times New Roman" w:hAnsi="Times New Roman" w:cs="Times New Roman"/>
          <w:color w:val="0000FF"/>
          <w:vertAlign w:val="superscript"/>
        </w:rPr>
        <w:footnoteReference w:id="26"/>
      </w:r>
    </w:p>
    <w:p w14:paraId="684E4839" w14:textId="77777777" w:rsidR="000A0A02" w:rsidRPr="004C2F06" w:rsidRDefault="000A0A02" w:rsidP="004E2DB5">
      <w:pPr>
        <w:spacing w:line="420" w:lineRule="auto"/>
        <w:ind w:left="-15" w:firstLine="468"/>
        <w:rPr>
          <w:rFonts w:ascii="Times New Roman" w:hAnsi="Times New Roman" w:cs="Times New Roman"/>
        </w:rPr>
      </w:pPr>
    </w:p>
    <w:p w14:paraId="2DB2DA0D"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Effects on Men and Unmarried Women</w:t>
      </w:r>
    </w:p>
    <w:p w14:paraId="4163F725"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rPr>
        <w:t xml:space="preserve">What were the consequences of the prohibitions on the employment of men and unmarried women, who were not directly targeted by the marriage bar prohibitions? We first look at effects within teaching. One possibility is that the influx of married women led to an overall expansion of the teacher labor force, resulting in larger teacher populations with no effects on men and single </w:t>
      </w:r>
      <w:r w:rsidRPr="004C2F06">
        <w:rPr>
          <w:rFonts w:ascii="Times New Roman" w:hAnsi="Times New Roman" w:cs="Times New Roman"/>
        </w:rPr>
        <w:lastRenderedPageBreak/>
        <w:t xml:space="preserve">women teachers. We are able to conclusively rule out this possibility in Table </w:t>
      </w:r>
      <w:r w:rsidRPr="004C2F06">
        <w:rPr>
          <w:rFonts w:ascii="Times New Roman" w:hAnsi="Times New Roman" w:cs="Times New Roman"/>
          <w:color w:val="0000FF"/>
        </w:rPr>
        <w:t>4</w:t>
      </w:r>
      <w:r w:rsidRPr="004C2F06">
        <w:rPr>
          <w:rFonts w:ascii="Times New Roman" w:hAnsi="Times New Roman" w:cs="Times New Roman"/>
        </w:rPr>
        <w:t>: Column (4) (and Online Appendix Figure A2) shows that the prohibitions had no effect on the total number of white teachers per county. It must therefore be the case that the increased share of married women teachers resulted in a corresponding decrease in the share of men and/or single women teachers. To confirm this, we estimate Equation (</w:t>
      </w:r>
      <w:r w:rsidRPr="004C2F06">
        <w:rPr>
          <w:rFonts w:ascii="Times New Roman" w:hAnsi="Times New Roman" w:cs="Times New Roman"/>
          <w:color w:val="0000FF"/>
        </w:rPr>
        <w:t>1</w:t>
      </w:r>
      <w:r w:rsidRPr="004C2F06">
        <w:rPr>
          <w:rFonts w:ascii="Times New Roman" w:hAnsi="Times New Roman" w:cs="Times New Roman"/>
        </w:rPr>
        <w:t>) using as outcomes the share of teachers that were men and unmarried women.</w:t>
      </w:r>
    </w:p>
    <w:p w14:paraId="330D18CA"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 xml:space="preserve">Results for all teachers are shown in Figure </w:t>
      </w:r>
      <w:r w:rsidRPr="004C2F06">
        <w:rPr>
          <w:rFonts w:ascii="Times New Roman" w:hAnsi="Times New Roman" w:cs="Times New Roman"/>
          <w:color w:val="0000FF"/>
        </w:rPr>
        <w:t>2</w:t>
      </w:r>
      <w:r w:rsidRPr="004C2F06">
        <w:rPr>
          <w:rFonts w:ascii="Times New Roman" w:hAnsi="Times New Roman" w:cs="Times New Roman"/>
        </w:rPr>
        <w:t xml:space="preserve">, with results split by race in Figure </w:t>
      </w:r>
      <w:r w:rsidRPr="004C2F06">
        <w:rPr>
          <w:rFonts w:ascii="Times New Roman" w:hAnsi="Times New Roman" w:cs="Times New Roman"/>
          <w:color w:val="0000FF"/>
        </w:rPr>
        <w:t xml:space="preserve">3 </w:t>
      </w:r>
      <w:r w:rsidRPr="004C2F06">
        <w:rPr>
          <w:rFonts w:ascii="Times New Roman" w:hAnsi="Times New Roman" w:cs="Times New Roman"/>
        </w:rPr>
        <w:t xml:space="preserve">and for white teachers only in Table </w:t>
      </w:r>
      <w:r w:rsidRPr="004C2F06">
        <w:rPr>
          <w:rFonts w:ascii="Times New Roman" w:hAnsi="Times New Roman" w:cs="Times New Roman"/>
          <w:color w:val="0000FF"/>
        </w:rPr>
        <w:t>4</w:t>
      </w:r>
      <w:r w:rsidRPr="004C2F06">
        <w:rPr>
          <w:rFonts w:ascii="Times New Roman" w:hAnsi="Times New Roman" w:cs="Times New Roman"/>
        </w:rPr>
        <w:t xml:space="preserve">. Consistent with our earlier finding that marriage bars were not binding for Black married women, Figure </w:t>
      </w:r>
      <w:r w:rsidRPr="004C2F06">
        <w:rPr>
          <w:rFonts w:ascii="Times New Roman" w:hAnsi="Times New Roman" w:cs="Times New Roman"/>
          <w:color w:val="0000FF"/>
        </w:rPr>
        <w:t xml:space="preserve">3b </w:t>
      </w:r>
      <w:r w:rsidRPr="004C2F06">
        <w:rPr>
          <w:rFonts w:ascii="Times New Roman" w:hAnsi="Times New Roman" w:cs="Times New Roman"/>
        </w:rPr>
        <w:t xml:space="preserve">shows that the prohibitions had no effect on Black men or Black unmarried women teachers, either. For white teachers, however, Figure </w:t>
      </w:r>
      <w:r w:rsidRPr="004C2F06">
        <w:rPr>
          <w:rFonts w:ascii="Times New Roman" w:hAnsi="Times New Roman" w:cs="Times New Roman"/>
          <w:color w:val="0000FF"/>
        </w:rPr>
        <w:t xml:space="preserve">3a </w:t>
      </w:r>
      <w:r w:rsidRPr="004C2F06">
        <w:rPr>
          <w:rFonts w:ascii="Times New Roman" w:hAnsi="Times New Roman" w:cs="Times New Roman"/>
        </w:rPr>
        <w:t xml:space="preserve">and Table </w:t>
      </w:r>
      <w:r w:rsidRPr="004C2F06">
        <w:rPr>
          <w:rFonts w:ascii="Times New Roman" w:hAnsi="Times New Roman" w:cs="Times New Roman"/>
          <w:color w:val="0000FF"/>
        </w:rPr>
        <w:t xml:space="preserve">4 </w:t>
      </w:r>
      <w:r w:rsidRPr="004C2F06">
        <w:rPr>
          <w:rFonts w:ascii="Times New Roman" w:hAnsi="Times New Roman" w:cs="Times New Roman"/>
        </w:rPr>
        <w:t>show that the increase in married women teachers was entirely offset by a 4.2 p.p. (7%) decrease in the share of teachers who were unmarried women, with no effect on the share of teachers who were men. We interpret the maintained ratio of men-to-women white teachers after the prohibitions as being consistent with two common beliefs that schools and other employers held at the time: (1) that men and women workers were imperfect substitutes, and/or (2) that employing men took priority over employing women. For example, schools that held the former belief might have allocated men and women teachers to different types of teaching positions (high schools or elementary schools, for instance) based on beliefs about comparative advantages, while schools that held the latter belief might have only hired a married woman at the expense of letting go of an unmarried women to uphold to the norm that men needed jobs to provide for their families.</w:t>
      </w:r>
    </w:p>
    <w:p w14:paraId="062EB058" w14:textId="7EC6D031"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What happened to the white unmarried women who left teaching following the prohibitions? Did they switch to other occupations, or were they pushed out of the labor force entirely? We explore this question using our linked sample of unmarried women teachers.</w:t>
      </w:r>
      <w:r w:rsidR="00953557">
        <w:rPr>
          <w:rFonts w:ascii="Times New Roman" w:hAnsi="Times New Roman" w:cs="Times New Roman"/>
        </w:rPr>
        <w:t xml:space="preserve"> </w:t>
      </w:r>
      <w:r w:rsidRPr="004C2F06">
        <w:rPr>
          <w:rFonts w:ascii="Times New Roman" w:hAnsi="Times New Roman" w:cs="Times New Roman"/>
        </w:rPr>
        <w:t>Because we found in the previous section that these women became no more likely to marry due to the prohibitions, we can restrict our analysis to the sample of women who remained unmarried and examine their employment outcomes after the prohibitions were passed.</w:t>
      </w:r>
    </w:p>
    <w:p w14:paraId="482FC8BB"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 xml:space="preserve">Table </w:t>
      </w:r>
      <w:r w:rsidRPr="004C2F06">
        <w:rPr>
          <w:rFonts w:ascii="Times New Roman" w:hAnsi="Times New Roman" w:cs="Times New Roman"/>
          <w:color w:val="0000FF"/>
        </w:rPr>
        <w:t xml:space="preserve">5 </w:t>
      </w:r>
      <w:r w:rsidRPr="004C2F06">
        <w:rPr>
          <w:rFonts w:ascii="Times New Roman" w:hAnsi="Times New Roman" w:cs="Times New Roman"/>
        </w:rPr>
        <w:t xml:space="preserve">shows the estimated effects of the prohibitions on the likelihood that unmarried women teachers in </w:t>
      </w:r>
      <w:r w:rsidRPr="004C2F06">
        <w:rPr>
          <w:rFonts w:ascii="Times New Roman" w:hAnsi="Times New Roman" w:cs="Times New Roman"/>
          <w:i/>
        </w:rPr>
        <w:t xml:space="preserve">t </w:t>
      </w:r>
      <w:r w:rsidRPr="004C2F06">
        <w:rPr>
          <w:rFonts w:ascii="Times New Roman" w:hAnsi="Times New Roman" w:cs="Times New Roman"/>
        </w:rPr>
        <w:t xml:space="preserve">− 10 remained unmarried (Column 1) and either stayed teachers (2), stayed in the labor force but changed occupations (3), and left the labor force (4). In line with Table </w:t>
      </w:r>
      <w:r w:rsidRPr="004C2F06">
        <w:rPr>
          <w:rFonts w:ascii="Times New Roman" w:hAnsi="Times New Roman" w:cs="Times New Roman"/>
          <w:color w:val="0000FF"/>
        </w:rPr>
        <w:t>4</w:t>
      </w:r>
      <w:r w:rsidRPr="004C2F06">
        <w:rPr>
          <w:rFonts w:ascii="Times New Roman" w:hAnsi="Times New Roman" w:cs="Times New Roman"/>
        </w:rPr>
        <w:t>, we find a noisy decrease in the likelihood that unmarried women teachers remain unmarried women teachers. However, we also find that the prohibitions significantly increased the likelihood of unmarried women teachers switching occupations by 1.9 p.p. (22%), with no effect on the likelihood of leaving the labor force. These estimates suggest that the prohibitions led to some unmarried women switching to other occupations, but did not push them out of the labor force all together.</w:t>
      </w:r>
    </w:p>
    <w:p w14:paraId="6C348094" w14:textId="1AE8D63E" w:rsidR="003C25C8" w:rsidRPr="004C2F06"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 xml:space="preserve">These displaced unmarried women teachers did not leave to lower-paying jobs, but we find some evidence that they may have been induced to move. Online Appendix Table B5 examines the effect of the prohibitions on the </w:t>
      </w:r>
      <w:r w:rsidRPr="004C2F06">
        <w:rPr>
          <w:rFonts w:ascii="Times New Roman" w:hAnsi="Times New Roman" w:cs="Times New Roman"/>
          <w:i/>
        </w:rPr>
        <w:t xml:space="preserve">occupational scores </w:t>
      </w:r>
      <w:r w:rsidRPr="004C2F06">
        <w:rPr>
          <w:rFonts w:ascii="Times New Roman" w:hAnsi="Times New Roman" w:cs="Times New Roman"/>
        </w:rPr>
        <w:t xml:space="preserve">(Columns 2 and 3), LFP (Columns 4 and 5), and mobility (Columns 6 and 7) of unmarried women teachers, where occupational scores function as a proxy for earnings given income was not collected in the Census prior to 1940. Although the prohibitions </w:t>
      </w:r>
      <w:del w:id="52" w:author="Amy Kim" w:date="2025-12-11T16:27:00Z">
        <w:r w:rsidRPr="004C2F06" w:rsidDel="000027EB">
          <w:rPr>
            <w:rFonts w:ascii="Times New Roman" w:hAnsi="Times New Roman" w:cs="Times New Roman"/>
          </w:rPr>
          <w:delText xml:space="preserve">increased </w:delText>
        </w:r>
      </w:del>
      <w:ins w:id="53" w:author="Amy Kim" w:date="2025-12-11T16:27:00Z">
        <w:r w:rsidR="000027EB">
          <w:rPr>
            <w:rFonts w:ascii="Times New Roman" w:hAnsi="Times New Roman" w:cs="Times New Roman"/>
          </w:rPr>
          <w:t>resulted in higher</w:t>
        </w:r>
        <w:r w:rsidR="000027EB" w:rsidRPr="004C2F06">
          <w:rPr>
            <w:rFonts w:ascii="Times New Roman" w:hAnsi="Times New Roman" w:cs="Times New Roman"/>
          </w:rPr>
          <w:t xml:space="preserve"> </w:t>
        </w:r>
      </w:ins>
      <w:del w:id="54" w:author="Amy Kim" w:date="2025-12-11T16:07:00Z">
        <w:r w:rsidRPr="004C2F06" w:rsidDel="000027EB">
          <w:rPr>
            <w:rFonts w:ascii="Times New Roman" w:hAnsi="Times New Roman" w:cs="Times New Roman"/>
          </w:rPr>
          <w:delText xml:space="preserve">occupational </w:delText>
        </w:r>
      </w:del>
      <w:ins w:id="55" w:author="Amy Kim" w:date="2025-12-11T16:07:00Z">
        <w:r w:rsidR="000027EB">
          <w:rPr>
            <w:rFonts w:ascii="Times New Roman" w:hAnsi="Times New Roman" w:cs="Times New Roman"/>
          </w:rPr>
          <w:t>average occupational</w:t>
        </w:r>
        <w:r w:rsidR="000027EB" w:rsidRPr="004C2F06">
          <w:rPr>
            <w:rFonts w:ascii="Times New Roman" w:hAnsi="Times New Roman" w:cs="Times New Roman"/>
          </w:rPr>
          <w:t xml:space="preserve"> </w:t>
        </w:r>
      </w:ins>
      <w:r w:rsidRPr="004C2F06">
        <w:rPr>
          <w:rFonts w:ascii="Times New Roman" w:hAnsi="Times New Roman" w:cs="Times New Roman"/>
        </w:rPr>
        <w:t>scores and labor force participation</w:t>
      </w:r>
      <w:del w:id="56" w:author="Amy Kim" w:date="2025-12-11T16:07:00Z">
        <w:r w:rsidRPr="004C2F06" w:rsidDel="000027EB">
          <w:rPr>
            <w:rFonts w:ascii="Times New Roman" w:hAnsi="Times New Roman" w:cs="Times New Roman"/>
          </w:rPr>
          <w:delText xml:space="preserve"> on average</w:delText>
        </w:r>
      </w:del>
      <w:r w:rsidRPr="004C2F06">
        <w:rPr>
          <w:rFonts w:ascii="Times New Roman" w:hAnsi="Times New Roman" w:cs="Times New Roman"/>
        </w:rPr>
        <w:t xml:space="preserve"> across all incumbent unmarried teachers (Columns 2 and 4), we find these increases were entirely driven by those in treated states who got married and kept their jobs (Columns 3 and 5). These findings suggest that unmarried teachers who stayed unmarried kept working at a similar rate following the prohibitions, and that those who switched jobs switched to occupations that paid similarly to teaching. Similarly, although the prohibitions increased movement out of state on average across all incumbent unmarried women teachers (Column 6), we find that this difference is almost entirely driven by those who remained unmarried (Column 7). These results are consistent with incumbent teachers (in particular unmarried women, who experienced no positive retention effects from the prohibitions) pursuing other jobs or wanting to teach in states that were unaffected by the prohibitions.</w:t>
      </w:r>
      <w:r w:rsidRPr="004C2F06">
        <w:rPr>
          <w:rFonts w:ascii="Times New Roman" w:hAnsi="Times New Roman" w:cs="Times New Roman"/>
          <w:color w:val="0000FF"/>
          <w:vertAlign w:val="superscript"/>
        </w:rPr>
        <w:footnoteReference w:id="27"/>
      </w:r>
    </w:p>
    <w:p w14:paraId="35359505"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Finally, we detect no effect of the prohibitions on the overall LFP of women, as shown in Online Appendix Table B8. However, this result is unsurprising, given that the prohibitions only targeted teaching, and—despite teaching being an important occupation for women—teachers comprised only a small share of all women (2.2% of working-age women in 1930).</w:t>
      </w:r>
    </w:p>
    <w:p w14:paraId="63A29FFB" w14:textId="77777777" w:rsidR="003C25C8" w:rsidRPr="004C2F06" w:rsidRDefault="00000000" w:rsidP="004E2DB5">
      <w:pPr>
        <w:spacing w:after="427" w:line="420" w:lineRule="auto"/>
        <w:ind w:left="-15" w:firstLine="468"/>
        <w:rPr>
          <w:rFonts w:ascii="Times New Roman" w:hAnsi="Times New Roman" w:cs="Times New Roman"/>
        </w:rPr>
      </w:pPr>
      <w:r w:rsidRPr="004C2F06">
        <w:rPr>
          <w:rFonts w:ascii="Times New Roman" w:hAnsi="Times New Roman" w:cs="Times New Roman"/>
        </w:rPr>
        <w:t>Taken together, our results suggest that the prohibitions increased women’s LFP and weakly increased women’s earnings, albeit only in the occupation that the prohibitions targeted. Unmarried women teachers who stayed unmarried maintained the same rate of LFP, either in teaching or in jobs that paid similarly to teaching (Online Appendix Table B5, Columns 2 and 4). However, unmarried women teachers who got married became significantly more likely to stay in the labor force, and thus earned significantly more than they would have otherwise (Online Appendix Table B5, Columns 3 and 5).</w:t>
      </w:r>
    </w:p>
    <w:p w14:paraId="70E03EBE" w14:textId="77777777" w:rsidR="003C25C8" w:rsidRPr="004C2F06" w:rsidRDefault="00000000" w:rsidP="004E2DB5">
      <w:pPr>
        <w:pStyle w:val="Heading2"/>
        <w:spacing w:line="420" w:lineRule="auto"/>
        <w:ind w:left="-5"/>
        <w:rPr>
          <w:rFonts w:ascii="Times New Roman" w:hAnsi="Times New Roman" w:cs="Times New Roman"/>
        </w:rPr>
      </w:pPr>
      <w:r w:rsidRPr="004C2F06">
        <w:rPr>
          <w:rFonts w:ascii="Times New Roman" w:hAnsi="Times New Roman" w:cs="Times New Roman"/>
        </w:rPr>
        <w:t>Robustness Checks</w:t>
      </w:r>
    </w:p>
    <w:p w14:paraId="65D3E1B4" w14:textId="77777777" w:rsidR="003C25C8" w:rsidRPr="004C2F06" w:rsidRDefault="00000000" w:rsidP="004E2DB5">
      <w:pPr>
        <w:spacing w:after="352" w:line="420" w:lineRule="auto"/>
        <w:ind w:left="-5"/>
        <w:rPr>
          <w:rFonts w:ascii="Times New Roman" w:hAnsi="Times New Roman" w:cs="Times New Roman"/>
        </w:rPr>
      </w:pPr>
      <w:r w:rsidRPr="004C2F06">
        <w:rPr>
          <w:rFonts w:ascii="Times New Roman" w:hAnsi="Times New Roman" w:cs="Times New Roman"/>
        </w:rPr>
        <w:t>Though the absence of pre-trends and the historical context lend credibility to our identifying assumption of parallel trends in treated and control counties, one may still be concerned that the estimates are being driven by factors other than the prohibition of marriage bars in teaching. We test the robustness of our results in four ways: implementing a placebo test studying secretaries instead of teachers, varying the control group by using both a matched counties design and a border county design, conducting a state-level analysis using synthetic difference-in-differences, and including controls for factors that may have varied by county and year. We also discuss the relationship between our results and the Great Depression and New Deal.</w:t>
      </w:r>
    </w:p>
    <w:p w14:paraId="5218DBDE" w14:textId="16BF1671"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t xml:space="preserve">Secretary placebo. </w:t>
      </w:r>
      <w:r w:rsidRPr="004C2F06">
        <w:rPr>
          <w:rFonts w:ascii="Times New Roman" w:hAnsi="Times New Roman" w:cs="Times New Roman"/>
        </w:rPr>
        <w:t xml:space="preserve">First, to test whether the bans may have coincided with differential trends in attitudes towards employing married women or economic conditions in treated and control states, </w:t>
      </w:r>
      <w:r w:rsidRPr="004C2F06">
        <w:rPr>
          <w:rFonts w:ascii="Times New Roman" w:hAnsi="Times New Roman" w:cs="Times New Roman"/>
        </w:rPr>
        <w:lastRenderedPageBreak/>
        <w:t xml:space="preserve">we conduct a placebo test by examining whether the prohibitions in teaching affected workers in a different occupation: </w:t>
      </w:r>
      <w:r w:rsidRPr="004C2F06">
        <w:rPr>
          <w:rFonts w:ascii="Times New Roman" w:hAnsi="Times New Roman" w:cs="Times New Roman"/>
          <w:i/>
        </w:rPr>
        <w:t>secretarial/clerical work</w:t>
      </w:r>
      <w:r w:rsidRPr="004C2F06">
        <w:rPr>
          <w:rFonts w:ascii="Times New Roman" w:hAnsi="Times New Roman" w:cs="Times New Roman"/>
        </w:rPr>
        <w:t>. Much like teaching,</w:t>
      </w:r>
      <w:r w:rsidR="0052102D">
        <w:rPr>
          <w:rFonts w:ascii="Times New Roman" w:hAnsi="Times New Roman" w:cs="Times New Roman"/>
        </w:rPr>
        <w:t xml:space="preserve"> </w:t>
      </w:r>
      <w:r w:rsidRPr="004C2F06">
        <w:rPr>
          <w:rFonts w:ascii="Times New Roman" w:hAnsi="Times New Roman" w:cs="Times New Roman"/>
        </w:rPr>
        <w:t xml:space="preserve">secretarial/clerical work was an occupation that was dominated by women during the early 1900s and in which employers regularly discriminated against women based on their marital status (Goldin </w:t>
      </w:r>
      <w:r w:rsidRPr="004C2F06">
        <w:rPr>
          <w:rFonts w:ascii="Times New Roman" w:hAnsi="Times New Roman" w:cs="Times New Roman"/>
          <w:color w:val="0000FF"/>
        </w:rPr>
        <w:t>1991a</w:t>
      </w:r>
      <w:r w:rsidRPr="004C2F06">
        <w:rPr>
          <w:rFonts w:ascii="Times New Roman" w:hAnsi="Times New Roman" w:cs="Times New Roman"/>
        </w:rPr>
        <w:t>). Were it the case that the prohibitions in teaching were induced by differential trends in attitudes or employment of married women in the treated and control states, one might expect to see an increase in the share of secretaries who were married women in treated counties as well. To test this, we estimate Equation (</w:t>
      </w:r>
      <w:r w:rsidRPr="004C2F06">
        <w:rPr>
          <w:rFonts w:ascii="Times New Roman" w:hAnsi="Times New Roman" w:cs="Times New Roman"/>
          <w:color w:val="0000FF"/>
        </w:rPr>
        <w:t>1</w:t>
      </w:r>
      <w:r w:rsidRPr="004C2F06">
        <w:rPr>
          <w:rFonts w:ascii="Times New Roman" w:hAnsi="Times New Roman" w:cs="Times New Roman"/>
        </w:rPr>
        <w:t xml:space="preserve">) using outcomes related to the employment of secretaries rather than our teaching-related outcomes of interest. The results are shown in Online Appendix Figure A3, which is analogous to Figure </w:t>
      </w:r>
      <w:r w:rsidRPr="004C2F06">
        <w:rPr>
          <w:rFonts w:ascii="Times New Roman" w:hAnsi="Times New Roman" w:cs="Times New Roman"/>
          <w:color w:val="0000FF"/>
        </w:rPr>
        <w:t xml:space="preserve">2 </w:t>
      </w:r>
      <w:r w:rsidRPr="004C2F06">
        <w:rPr>
          <w:rFonts w:ascii="Times New Roman" w:hAnsi="Times New Roman" w:cs="Times New Roman"/>
        </w:rPr>
        <w:t>but for secretaries, showing the effects of the prohibitions in teaching on the share of secretaries who were married women (triangles), men (circles), and unmarried women (squares). We find no significant effects of the prohibitions in teaching on the composition of the secretarial workforce, particularly between 1930 and 1940.</w:t>
      </w:r>
    </w:p>
    <w:p w14:paraId="34652AA6" w14:textId="77777777" w:rsidR="0052102D" w:rsidRPr="004C2F06" w:rsidRDefault="0052102D" w:rsidP="004E2DB5">
      <w:pPr>
        <w:spacing w:line="420" w:lineRule="auto"/>
        <w:ind w:left="0" w:firstLine="0"/>
        <w:rPr>
          <w:rFonts w:ascii="Times New Roman" w:hAnsi="Times New Roman" w:cs="Times New Roman"/>
        </w:rPr>
      </w:pPr>
    </w:p>
    <w:p w14:paraId="1EB7B3EF" w14:textId="77777777" w:rsidR="003C25C8" w:rsidRPr="004C2F06" w:rsidRDefault="00000000" w:rsidP="004E2DB5">
      <w:pPr>
        <w:spacing w:line="420" w:lineRule="auto"/>
        <w:ind w:left="-5"/>
        <w:rPr>
          <w:rFonts w:ascii="Times New Roman" w:hAnsi="Times New Roman" w:cs="Times New Roman"/>
        </w:rPr>
      </w:pPr>
      <w:r w:rsidRPr="004C2F06">
        <w:rPr>
          <w:rFonts w:ascii="Times New Roman" w:hAnsi="Times New Roman" w:cs="Times New Roman"/>
          <w:b/>
        </w:rPr>
        <w:t xml:space="preserve">Alternate Control Groups. </w:t>
      </w:r>
      <w:r w:rsidRPr="004C2F06">
        <w:rPr>
          <w:rFonts w:ascii="Times New Roman" w:hAnsi="Times New Roman" w:cs="Times New Roman"/>
        </w:rPr>
        <w:t>Second, we examine whether our main results are driven by our choice of control group. We use neighboring Southern states as our preferred control group because of their geographical proximity and cultural similarity to the treated states. However, one might be concerned that the neighboring Southern states do not offer the closest comparison possible to the treated states.</w:t>
      </w:r>
    </w:p>
    <w:p w14:paraId="4686D47D" w14:textId="7B74ABFF" w:rsidR="009B4224" w:rsidRPr="004C2F06" w:rsidRDefault="00000000" w:rsidP="004E2DB5">
      <w:pPr>
        <w:spacing w:after="352" w:line="420" w:lineRule="auto"/>
        <w:ind w:left="-15" w:firstLine="468"/>
        <w:rPr>
          <w:rFonts w:ascii="Times New Roman" w:hAnsi="Times New Roman" w:cs="Times New Roman"/>
        </w:rPr>
      </w:pPr>
      <w:r w:rsidRPr="004C2F06">
        <w:rPr>
          <w:rFonts w:ascii="Times New Roman" w:hAnsi="Times New Roman" w:cs="Times New Roman"/>
        </w:rPr>
        <w:t>We address this concern in Online Appendix C by evaluating whether our results are sensitive to using alternate control groups. In our first approach, we restrict our county sample to only include ‘border’ counties, which are plausibly even more similar to each other than neighboring states are over time. In our second approach, we keep all treated counties in our analysis but choose or weight control counties using various matching techniques. Our main results remain similar under both approaches.</w:t>
      </w:r>
    </w:p>
    <w:p w14:paraId="64F7387A" w14:textId="5F74A896" w:rsidR="003C25C8" w:rsidRDefault="00000000" w:rsidP="004E2DB5">
      <w:pPr>
        <w:spacing w:line="420" w:lineRule="auto"/>
        <w:ind w:left="0" w:firstLine="0"/>
        <w:rPr>
          <w:rFonts w:ascii="Times New Roman" w:hAnsi="Times New Roman" w:cs="Times New Roman"/>
        </w:rPr>
      </w:pPr>
      <w:r w:rsidRPr="004C2F06">
        <w:rPr>
          <w:rFonts w:ascii="Times New Roman" w:hAnsi="Times New Roman" w:cs="Times New Roman"/>
          <w:b/>
        </w:rPr>
        <w:lastRenderedPageBreak/>
        <w:t xml:space="preserve">State-Level Analysis. </w:t>
      </w:r>
      <w:r w:rsidRPr="004C2F06">
        <w:rPr>
          <w:rFonts w:ascii="Times New Roman" w:hAnsi="Times New Roman" w:cs="Times New Roman"/>
        </w:rPr>
        <w:t>Our preferred specifications use county- or individual-level outcomes. Here, we investigate whether our results are sensitive to using state-level outcomes or state-level clustering of standard errors. To implement a state-level analysis with only two treated states, we use a synthetic difference-in-differences approach, outlined in Online</w:t>
      </w:r>
      <w:r w:rsidR="007E0625">
        <w:rPr>
          <w:rFonts w:ascii="Times New Roman" w:hAnsi="Times New Roman" w:cs="Times New Roman"/>
        </w:rPr>
        <w:t xml:space="preserve"> </w:t>
      </w:r>
      <w:r w:rsidRPr="004C2F06">
        <w:rPr>
          <w:rFonts w:ascii="Times New Roman" w:hAnsi="Times New Roman" w:cs="Times New Roman"/>
        </w:rPr>
        <w:t>Appendix D. The magnitudes and significance levels of our estimates remain similar. We also find that our main results are robust to clustering at the state level (using the wild cluster bootstrap as in Cameron, Gelbach, and Miller (</w:t>
      </w:r>
      <w:r w:rsidRPr="004C2F06">
        <w:rPr>
          <w:rFonts w:ascii="Times New Roman" w:hAnsi="Times New Roman" w:cs="Times New Roman"/>
          <w:color w:val="0000FF"/>
        </w:rPr>
        <w:t>2008</w:t>
      </w:r>
      <w:r w:rsidRPr="004C2F06">
        <w:rPr>
          <w:rFonts w:ascii="Times New Roman" w:hAnsi="Times New Roman" w:cs="Times New Roman"/>
        </w:rPr>
        <w:t xml:space="preserve">) and </w:t>
      </w:r>
      <w:proofErr w:type="spellStart"/>
      <w:r w:rsidRPr="004C2F06">
        <w:rPr>
          <w:rFonts w:ascii="Times New Roman" w:hAnsi="Times New Roman" w:cs="Times New Roman"/>
        </w:rPr>
        <w:t>Canay</w:t>
      </w:r>
      <w:proofErr w:type="spellEnd"/>
      <w:r w:rsidRPr="004C2F06">
        <w:rPr>
          <w:rFonts w:ascii="Times New Roman" w:hAnsi="Times New Roman" w:cs="Times New Roman"/>
        </w:rPr>
        <w:t>, Santos, and Shaikh (</w:t>
      </w:r>
      <w:r w:rsidRPr="004C2F06">
        <w:rPr>
          <w:rFonts w:ascii="Times New Roman" w:hAnsi="Times New Roman" w:cs="Times New Roman"/>
          <w:color w:val="0000FF"/>
        </w:rPr>
        <w:t>2021</w:t>
      </w:r>
      <w:r w:rsidRPr="004C2F06">
        <w:rPr>
          <w:rFonts w:ascii="Times New Roman" w:hAnsi="Times New Roman" w:cs="Times New Roman"/>
        </w:rPr>
        <w:t>)), as shown in Online Appendix Figure A4.</w:t>
      </w:r>
    </w:p>
    <w:p w14:paraId="1F8B601D" w14:textId="77777777" w:rsidR="007E0625" w:rsidRPr="004C2F06" w:rsidRDefault="007E0625" w:rsidP="004E2DB5">
      <w:pPr>
        <w:spacing w:line="420" w:lineRule="auto"/>
        <w:ind w:left="0" w:firstLine="0"/>
        <w:rPr>
          <w:rFonts w:ascii="Times New Roman" w:hAnsi="Times New Roman" w:cs="Times New Roman"/>
        </w:rPr>
      </w:pPr>
    </w:p>
    <w:p w14:paraId="7B3E96A1" w14:textId="77777777" w:rsidR="003C25C8" w:rsidRPr="004C2F06" w:rsidRDefault="00000000" w:rsidP="004E2DB5">
      <w:pPr>
        <w:spacing w:after="346" w:line="420" w:lineRule="auto"/>
        <w:ind w:left="-5"/>
        <w:rPr>
          <w:rFonts w:ascii="Times New Roman" w:hAnsi="Times New Roman" w:cs="Times New Roman"/>
        </w:rPr>
      </w:pPr>
      <w:r w:rsidRPr="004C2F06">
        <w:rPr>
          <w:rFonts w:ascii="Times New Roman" w:hAnsi="Times New Roman" w:cs="Times New Roman"/>
          <w:b/>
        </w:rPr>
        <w:t xml:space="preserve">Additional Controls. </w:t>
      </w:r>
      <w:r w:rsidRPr="004C2F06">
        <w:rPr>
          <w:rFonts w:ascii="Times New Roman" w:hAnsi="Times New Roman" w:cs="Times New Roman"/>
        </w:rPr>
        <w:t>Our main specifications include year and county fixed effects without additional controls. However, particularly due to the Great Depression, there were also county-level time-varying factors that are not accounted for by county fixed effects. To address this, Column (4) of Online Appendix Table B3 shows the effect of the prohibitions on the share of teachers that are married women including controls for county-level unemployment rates (to account for the effects of the Great Depression), shares of workers in manufacturing and in agriculture (to account for possible changes in demand for education), and log county population and restricts the sample to only 1930 and 1940 (when data on unemployment is available). We find that our main results do not change with the inclusion of these controls.</w:t>
      </w:r>
    </w:p>
    <w:p w14:paraId="2B25976D" w14:textId="77777777" w:rsidR="003C25C8" w:rsidRPr="004C2F06" w:rsidRDefault="00000000" w:rsidP="004E2DB5">
      <w:pPr>
        <w:spacing w:after="567" w:line="420" w:lineRule="auto"/>
        <w:ind w:left="-5"/>
        <w:rPr>
          <w:rFonts w:ascii="Times New Roman" w:hAnsi="Times New Roman" w:cs="Times New Roman"/>
        </w:rPr>
      </w:pPr>
      <w:r w:rsidRPr="004C2F06">
        <w:rPr>
          <w:rFonts w:ascii="Times New Roman" w:hAnsi="Times New Roman" w:cs="Times New Roman"/>
          <w:b/>
        </w:rPr>
        <w:t xml:space="preserve">The Great Depression and New Deal. </w:t>
      </w:r>
      <w:r w:rsidRPr="004C2F06">
        <w:rPr>
          <w:rFonts w:ascii="Times New Roman" w:hAnsi="Times New Roman" w:cs="Times New Roman"/>
        </w:rPr>
        <w:t xml:space="preserve">Finally, we discuss the robustness of our results to the impacts of the Great Depression and New Deal. Our alternate control group designs allow us to address the potential bias caused by treated states being more severely impacted overall by the Great Depression than control states. In our border counties design, we compare counties that share similar industry composition and other unobservable characteristics before 1933, and hence are more likely to experience similar effects of the Great Depression and more similar New Deal support. In our matched counties design, we match counties on retail sales per capita in 1929 and growth over time. We also examine how our results are affected by including controls for county </w:t>
      </w:r>
      <w:r w:rsidRPr="004C2F06">
        <w:rPr>
          <w:rFonts w:ascii="Times New Roman" w:hAnsi="Times New Roman" w:cs="Times New Roman"/>
        </w:rPr>
        <w:lastRenderedPageBreak/>
        <w:t>unemployment rates and industry composition. Finally, in Column (5) of Online Appendix Table B6, we present our results excluding counties in the TVA. As discussed above, our results are robust to all these specifications, suggesting that any biases caused by the Great Depression are minimal.</w:t>
      </w:r>
    </w:p>
    <w:p w14:paraId="5C2EEAAA" w14:textId="77777777" w:rsidR="003C25C8" w:rsidRPr="004C2F06" w:rsidRDefault="00000000" w:rsidP="004E2DB5">
      <w:pPr>
        <w:pStyle w:val="Heading1"/>
        <w:spacing w:after="210" w:line="420" w:lineRule="auto"/>
        <w:jc w:val="center"/>
        <w:rPr>
          <w:rFonts w:ascii="Times New Roman" w:hAnsi="Times New Roman" w:cs="Times New Roman"/>
        </w:rPr>
      </w:pPr>
      <w:r w:rsidRPr="004C2F06">
        <w:rPr>
          <w:rFonts w:ascii="Times New Roman" w:hAnsi="Times New Roman" w:cs="Times New Roman"/>
        </w:rPr>
        <w:t>Conclusion</w:t>
      </w:r>
    </w:p>
    <w:p w14:paraId="0EED7332" w14:textId="77777777" w:rsidR="003C25C8" w:rsidRPr="004C2F06" w:rsidRDefault="00000000" w:rsidP="004E2DB5">
      <w:pPr>
        <w:spacing w:line="420" w:lineRule="auto"/>
        <w:ind w:left="10" w:right="-15" w:firstLine="443"/>
        <w:rPr>
          <w:rFonts w:ascii="Times New Roman" w:hAnsi="Times New Roman" w:cs="Times New Roman"/>
        </w:rPr>
      </w:pPr>
      <w:r w:rsidRPr="004C2F06">
        <w:rPr>
          <w:rFonts w:ascii="Times New Roman" w:hAnsi="Times New Roman" w:cs="Times New Roman"/>
        </w:rPr>
        <w:t>This paper provides new evidence on the effects of a historical policy that sought to prevent U.S. employers from discriminating against women on the basis of marital status, during a time period when white married women were largely kept out of the labor market. Employment discrimination against married women in school districts and debates over tenure protection for teachers were both at their height in the 1930s. In the midst of this policy environment, legislators in KY and NC successfully passed state legislation prohibiting the use of marriage bars in schools. The fact that only two states passed such legislation in the 1930s, along with the fact that neighboring states never passed similar legislation, allows us to use a difference-in-differences design to estimate the effects of the prohibitions on married women’s employment in teaching.</w:t>
      </w:r>
    </w:p>
    <w:p w14:paraId="46690D2C"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t>We find that the protections led to an increase in the share of teachers who were married women, an effect driven by white women who changed their decisions to work rather than their decisions to marry. We find no effect of the prohibitions on Black women’s employment in teaching, consistent with the fact that Black women had significantly higher rates of LFP during this time period. However, we also find that the increase was offset by a decrease in the share of teachers who were unmarried women, with no effect on men nor on the total number of teachers. We find evidence that the decrease was driven by incumbent unmarried women teachers switching from teaching to other similar-paying occupations. Overall, our findings suggest that while the policy did displace some unmarried women, the net effect on white women’s LFP was positive, as the policy pulled white married women into teaching who would have otherwise not been in the labor force. Our results are largely robust to various matching specifications.</w:t>
      </w:r>
    </w:p>
    <w:p w14:paraId="472B19D1" w14:textId="77777777" w:rsidR="003C25C8" w:rsidRPr="004C2F06" w:rsidRDefault="00000000" w:rsidP="004E2DB5">
      <w:pPr>
        <w:spacing w:line="420" w:lineRule="auto"/>
        <w:ind w:left="-15" w:firstLine="468"/>
        <w:rPr>
          <w:rFonts w:ascii="Times New Roman" w:hAnsi="Times New Roman" w:cs="Times New Roman"/>
        </w:rPr>
      </w:pPr>
      <w:r w:rsidRPr="004C2F06">
        <w:rPr>
          <w:rFonts w:ascii="Times New Roman" w:hAnsi="Times New Roman" w:cs="Times New Roman"/>
        </w:rPr>
        <w:lastRenderedPageBreak/>
        <w:t>Our study provides causal evidence that despite the strong social norm that married women stay out of the labor force in early 1900s U.S., there was demand among white women to work while married. Making discriminatory hiring practices against married women illegal in one occupation, even as early as the 1930s, pulled more white married women into the labor market in just a few years.</w:t>
      </w:r>
    </w:p>
    <w:p w14:paraId="36B7CBB2" w14:textId="0CC7ADDC" w:rsidR="003C25C8" w:rsidRDefault="00000000" w:rsidP="004E2DB5">
      <w:pPr>
        <w:spacing w:line="420" w:lineRule="auto"/>
        <w:ind w:left="0" w:firstLine="453"/>
        <w:rPr>
          <w:rFonts w:ascii="Times New Roman" w:hAnsi="Times New Roman" w:cs="Times New Roman"/>
        </w:rPr>
      </w:pPr>
      <w:r w:rsidRPr="004C2F06">
        <w:rPr>
          <w:rFonts w:ascii="Times New Roman" w:hAnsi="Times New Roman" w:cs="Times New Roman"/>
        </w:rPr>
        <w:t>More generally, our findings suggest that the broader decline of marriage bar use across occupations may have been an important force behind the rise in women’s LFP by 1950.</w:t>
      </w:r>
      <w:r w:rsidR="007E0625">
        <w:rPr>
          <w:rFonts w:ascii="Times New Roman" w:hAnsi="Times New Roman" w:cs="Times New Roman"/>
        </w:rPr>
        <w:t xml:space="preserve"> </w:t>
      </w:r>
      <w:r w:rsidRPr="004C2F06">
        <w:rPr>
          <w:rFonts w:ascii="Times New Roman" w:hAnsi="Times New Roman" w:cs="Times New Roman"/>
        </w:rPr>
        <w:t>Marriage bars were already in steep decline by the 1950s and had largely disappeared by the</w:t>
      </w:r>
      <w:r w:rsidR="007E0625">
        <w:rPr>
          <w:rFonts w:ascii="Times New Roman" w:hAnsi="Times New Roman" w:cs="Times New Roman"/>
        </w:rPr>
        <w:t xml:space="preserve"> </w:t>
      </w:r>
      <w:r w:rsidRPr="004C2F06">
        <w:rPr>
          <w:rFonts w:ascii="Times New Roman" w:hAnsi="Times New Roman" w:cs="Times New Roman"/>
        </w:rPr>
        <w:t xml:space="preserve">1960s (Goldin </w:t>
      </w:r>
      <w:r w:rsidRPr="004C2F06">
        <w:rPr>
          <w:rFonts w:ascii="Times New Roman" w:hAnsi="Times New Roman" w:cs="Times New Roman"/>
          <w:color w:val="0000FF"/>
        </w:rPr>
        <w:t>1991a</w:t>
      </w:r>
      <w:r w:rsidRPr="004C2F06">
        <w:rPr>
          <w:rFonts w:ascii="Times New Roman" w:hAnsi="Times New Roman" w:cs="Times New Roman"/>
        </w:rPr>
        <w:t>). At the same time, women’s LFP rose sharply between 1940 and 1960, and existing work</w:t>
      </w:r>
      <w:r w:rsidR="007E0625">
        <w:rPr>
          <w:rFonts w:ascii="Times New Roman" w:hAnsi="Times New Roman" w:cs="Times New Roman"/>
        </w:rPr>
        <w:t xml:space="preserve"> </w:t>
      </w:r>
      <w:r w:rsidRPr="004C2F06">
        <w:rPr>
          <w:rFonts w:ascii="Times New Roman" w:hAnsi="Times New Roman" w:cs="Times New Roman"/>
        </w:rPr>
        <w:t>highlights the role of WWII war production in driving the increase. More recent research, however,</w:t>
      </w:r>
      <w:r w:rsidR="007E0625">
        <w:rPr>
          <w:rFonts w:ascii="Times New Roman" w:hAnsi="Times New Roman" w:cs="Times New Roman"/>
        </w:rPr>
        <w:t xml:space="preserve"> </w:t>
      </w:r>
      <w:r w:rsidRPr="004C2F06">
        <w:rPr>
          <w:rFonts w:ascii="Times New Roman" w:hAnsi="Times New Roman" w:cs="Times New Roman"/>
        </w:rPr>
        <w:t xml:space="preserve">shows that while war production initially drove higher women’s LFP, the war itself had little impact on women’s LFP in 1950 (for example, Rose </w:t>
      </w:r>
      <w:r w:rsidRPr="004C2F06">
        <w:rPr>
          <w:rFonts w:ascii="Times New Roman" w:hAnsi="Times New Roman" w:cs="Times New Roman"/>
          <w:color w:val="0000FF"/>
        </w:rPr>
        <w:t>2018</w:t>
      </w:r>
      <w:r w:rsidRPr="004C2F06">
        <w:rPr>
          <w:rFonts w:ascii="Times New Roman" w:hAnsi="Times New Roman" w:cs="Times New Roman"/>
        </w:rPr>
        <w:t>). Given how quickly prohibiting marriage bars in a single occupation raised LFP among women at the margin of teaching, our results suggest that the nationwide demise of marriage bars by 1950 meaningfully contributed to the broader rise in women’s LFP, compounding the labor demand shock driven by WWII.</w:t>
      </w:r>
    </w:p>
    <w:p w14:paraId="78D26D7A" w14:textId="77777777" w:rsidR="007E0625" w:rsidRPr="004C2F06" w:rsidRDefault="007E0625" w:rsidP="004E2DB5">
      <w:pPr>
        <w:spacing w:line="420" w:lineRule="auto"/>
        <w:ind w:left="0" w:firstLine="0"/>
        <w:rPr>
          <w:rFonts w:ascii="Times New Roman" w:hAnsi="Times New Roman" w:cs="Times New Roman"/>
        </w:rPr>
      </w:pPr>
    </w:p>
    <w:p w14:paraId="440E3133" w14:textId="77777777" w:rsidR="003C25C8" w:rsidRDefault="00000000" w:rsidP="004E2DB5">
      <w:pPr>
        <w:pStyle w:val="Heading1"/>
        <w:spacing w:after="260" w:line="420" w:lineRule="auto"/>
        <w:ind w:left="-5" w:right="0"/>
        <w:rPr>
          <w:rFonts w:ascii="Times New Roman" w:hAnsi="Times New Roman" w:cs="Times New Roman"/>
        </w:rPr>
      </w:pPr>
      <w:r w:rsidRPr="004C2F06">
        <w:rPr>
          <w:rFonts w:ascii="Times New Roman" w:hAnsi="Times New Roman" w:cs="Times New Roman"/>
        </w:rPr>
        <w:t>References</w:t>
      </w:r>
    </w:p>
    <w:p w14:paraId="15FCDEEE"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and Katherine Eriksson. “Europe’s tired, poor, huddled masses: Self-selection and economic outcomes in the age of mass migration.” </w:t>
      </w:r>
      <w:r w:rsidRPr="000B779F">
        <w:rPr>
          <w:rFonts w:ascii="Times New Roman" w:hAnsi="Times New Roman" w:cs="Times New Roman"/>
          <w:i/>
        </w:rPr>
        <w:t xml:space="preserve">American Economic Review </w:t>
      </w:r>
      <w:r w:rsidRPr="000B779F">
        <w:rPr>
          <w:rFonts w:ascii="Times New Roman" w:hAnsi="Times New Roman" w:cs="Times New Roman"/>
        </w:rPr>
        <w:t>102, no. 5 (2012): 1832–1856.</w:t>
      </w:r>
    </w:p>
    <w:p w14:paraId="2100FAF3"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Abramitzky, Ran, Leah Boustan, Katherine Eriksson, James Feigenbaum, and Santiago P´erez. “Automated Linking of Historical Data.” </w:t>
      </w:r>
      <w:r w:rsidRPr="000B779F">
        <w:rPr>
          <w:rFonts w:ascii="Times New Roman" w:hAnsi="Times New Roman" w:cs="Times New Roman"/>
          <w:i/>
        </w:rPr>
        <w:t xml:space="preserve">Journal of Economic Literature </w:t>
      </w:r>
      <w:r w:rsidRPr="000B779F">
        <w:rPr>
          <w:rFonts w:ascii="Times New Roman" w:hAnsi="Times New Roman" w:cs="Times New Roman"/>
        </w:rPr>
        <w:t>59, no. 3 (2021): 865–918.</w:t>
      </w:r>
    </w:p>
    <w:p w14:paraId="3DA7EF6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Acemoglu, Daron, and Joshua D Angrist. “Consequences of Employment Protection? The</w:t>
      </w:r>
    </w:p>
    <w:p w14:paraId="6E97316E"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lastRenderedPageBreak/>
        <w:t xml:space="preserve">Case of the Americans with Disabilities Act.” </w:t>
      </w:r>
      <w:r w:rsidRPr="000B779F">
        <w:rPr>
          <w:rFonts w:ascii="Times New Roman" w:hAnsi="Times New Roman" w:cs="Times New Roman"/>
          <w:i/>
        </w:rPr>
        <w:t xml:space="preserve">Journal of Political Economy </w:t>
      </w:r>
      <w:r w:rsidRPr="000B779F">
        <w:rPr>
          <w:rFonts w:ascii="Times New Roman" w:hAnsi="Times New Roman" w:cs="Times New Roman"/>
        </w:rPr>
        <w:t>109, no. 5 (2001): 915–957.</w:t>
      </w:r>
    </w:p>
    <w:p w14:paraId="395036F5"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Acemoglu, Daron, David H. Autor, and David Lyle. “Women, War, and Wages: The Effect of Female Labor Supply on the Wage Structure at Midcentury.” </w:t>
      </w:r>
      <w:r w:rsidRPr="000B779F">
        <w:rPr>
          <w:rFonts w:ascii="Times New Roman" w:hAnsi="Times New Roman" w:cs="Times New Roman"/>
          <w:i/>
        </w:rPr>
        <w:t xml:space="preserve">Journal of Political Economy </w:t>
      </w:r>
      <w:r w:rsidRPr="000B779F">
        <w:rPr>
          <w:rFonts w:ascii="Times New Roman" w:hAnsi="Times New Roman" w:cs="Times New Roman"/>
        </w:rPr>
        <w:t>112, no. 3 (2004).</w:t>
      </w:r>
    </w:p>
    <w:p w14:paraId="5559215B"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Bailey, Martha J. “More Power to the Pill: The Impact of Contraceptive Freedom on</w:t>
      </w:r>
    </w:p>
    <w:p w14:paraId="57617D6B" w14:textId="77777777" w:rsidR="000B779F"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 xml:space="preserve">Women’s Life Cycle Labor Supply.” </w:t>
      </w:r>
      <w:r w:rsidRPr="000B779F">
        <w:rPr>
          <w:rFonts w:ascii="Times New Roman" w:hAnsi="Times New Roman" w:cs="Times New Roman"/>
          <w:i/>
        </w:rPr>
        <w:t xml:space="preserve">The Quarterly Journal of Economics </w:t>
      </w:r>
      <w:r w:rsidRPr="000B779F">
        <w:rPr>
          <w:rFonts w:ascii="Times New Roman" w:hAnsi="Times New Roman" w:cs="Times New Roman"/>
        </w:rPr>
        <w:t>121, no. 1 (2006): 289–320.</w:t>
      </w:r>
    </w:p>
    <w:p w14:paraId="52155826"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Bailey, Martha J, Thomas Helgerman, and Bryan A Stuart. “How the 1963 Equal Pay Act and 1964 Civil Rights Act Shaped the Gender Gap in Pay.” </w:t>
      </w:r>
      <w:r w:rsidRPr="000B779F">
        <w:rPr>
          <w:rFonts w:ascii="Times New Roman" w:hAnsi="Times New Roman" w:cs="Times New Roman"/>
          <w:i/>
        </w:rPr>
        <w:t>The Quarterly Journal of Economics</w:t>
      </w:r>
      <w:r w:rsidRPr="000B779F">
        <w:rPr>
          <w:rFonts w:ascii="Times New Roman" w:hAnsi="Times New Roman" w:cs="Times New Roman"/>
        </w:rPr>
        <w:t>, 2024.</w:t>
      </w:r>
    </w:p>
    <w:p w14:paraId="17E381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Beegle, Kathleen, and Wendy Stock. “The Labor Market Effects of Disability Discrimination</w:t>
      </w:r>
    </w:p>
    <w:p w14:paraId="0DE506A0"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Laws.” </w:t>
      </w:r>
      <w:r w:rsidRPr="000B779F">
        <w:rPr>
          <w:rFonts w:ascii="Times New Roman" w:hAnsi="Times New Roman" w:cs="Times New Roman"/>
          <w:i/>
        </w:rPr>
        <w:t xml:space="preserve">Journal of Human Resources </w:t>
      </w:r>
      <w:r w:rsidRPr="000B779F">
        <w:rPr>
          <w:rFonts w:ascii="Times New Roman" w:hAnsi="Times New Roman" w:cs="Times New Roman"/>
        </w:rPr>
        <w:t>38, no. 4 (2003): 806–859.</w:t>
      </w:r>
    </w:p>
    <w:p w14:paraId="263BE7D1" w14:textId="77777777" w:rsidR="000B779F" w:rsidRPr="000B779F" w:rsidRDefault="000B779F" w:rsidP="004E2DB5">
      <w:pPr>
        <w:spacing w:after="177" w:line="420" w:lineRule="auto"/>
        <w:ind w:left="453" w:right="102" w:hanging="468"/>
        <w:rPr>
          <w:rFonts w:ascii="Times New Roman" w:hAnsi="Times New Roman" w:cs="Times New Roman"/>
        </w:rPr>
      </w:pPr>
      <w:r w:rsidRPr="000B779F">
        <w:rPr>
          <w:rFonts w:ascii="Times New Roman" w:hAnsi="Times New Roman" w:cs="Times New Roman"/>
        </w:rPr>
        <w:t xml:space="preserve">Bellou, Andriana, and Emanuela Cardia. “The Great Depression and the Rise of Female Employment: A New Hypothesis.”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101383.</w:t>
      </w:r>
    </w:p>
    <w:p w14:paraId="6338FF89"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Bertrand, Marianne, Emir Kamenica, and Jessica Pan. “Gender Identity and Relative Income</w:t>
      </w:r>
    </w:p>
    <w:p w14:paraId="1CB016F8" w14:textId="77777777" w:rsidR="000B779F" w:rsidRPr="000B779F" w:rsidRDefault="000B779F" w:rsidP="004E2DB5">
      <w:pPr>
        <w:spacing w:after="313" w:line="420" w:lineRule="auto"/>
        <w:ind w:right="102"/>
        <w:jc w:val="right"/>
        <w:rPr>
          <w:rFonts w:ascii="Times New Roman" w:hAnsi="Times New Roman" w:cs="Times New Roman"/>
        </w:rPr>
      </w:pPr>
      <w:r w:rsidRPr="000B779F">
        <w:rPr>
          <w:rFonts w:ascii="Times New Roman" w:hAnsi="Times New Roman" w:cs="Times New Roman"/>
        </w:rPr>
        <w:t xml:space="preserve">Within Households.” </w:t>
      </w:r>
      <w:r w:rsidRPr="000B779F">
        <w:rPr>
          <w:rFonts w:ascii="Times New Roman" w:hAnsi="Times New Roman" w:cs="Times New Roman"/>
          <w:i/>
        </w:rPr>
        <w:t xml:space="preserve">The Quarterly Journal of Economics </w:t>
      </w:r>
      <w:r w:rsidRPr="000B779F">
        <w:rPr>
          <w:rFonts w:ascii="Times New Roman" w:hAnsi="Times New Roman" w:cs="Times New Roman"/>
        </w:rPr>
        <w:t>130, no. 2 (2015): 571–614.</w:t>
      </w:r>
    </w:p>
    <w:p w14:paraId="2A6DE6A9"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Blount, Jackie. “Manly Men and Womanly Women: Deviance, Gender Role Polarization, and the Shift in Women’s School Employment, 1900–1976.” </w:t>
      </w:r>
      <w:r w:rsidRPr="000B779F">
        <w:rPr>
          <w:rFonts w:ascii="Times New Roman" w:hAnsi="Times New Roman" w:cs="Times New Roman"/>
          <w:i/>
        </w:rPr>
        <w:t xml:space="preserve">Harvard Educational Review </w:t>
      </w:r>
      <w:r w:rsidRPr="000B779F">
        <w:rPr>
          <w:rFonts w:ascii="Times New Roman" w:hAnsi="Times New Roman" w:cs="Times New Roman"/>
        </w:rPr>
        <w:t>66, no. 2 (1996): 318–339.</w:t>
      </w:r>
    </w:p>
    <w:p w14:paraId="5536AE92"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Bohan, Chara H, and Wesley Null. “Gender and the Evolution of Normal School Education: A Historical Analysis of Teacher Education Institutions.” </w:t>
      </w:r>
      <w:r w:rsidRPr="000B779F">
        <w:rPr>
          <w:rFonts w:ascii="Times New Roman" w:hAnsi="Times New Roman" w:cs="Times New Roman"/>
          <w:i/>
        </w:rPr>
        <w:t xml:space="preserve">Educational Foundations </w:t>
      </w:r>
      <w:r w:rsidRPr="000B779F">
        <w:rPr>
          <w:rFonts w:ascii="Times New Roman" w:hAnsi="Times New Roman" w:cs="Times New Roman"/>
        </w:rPr>
        <w:t>21, nos. 3–4 (2007): 3–26.</w:t>
      </w:r>
    </w:p>
    <w:p w14:paraId="2DD3F454" w14:textId="77777777" w:rsidR="000B779F" w:rsidRPr="000B779F" w:rsidRDefault="000B779F" w:rsidP="004E2DB5">
      <w:pPr>
        <w:spacing w:after="196" w:line="420" w:lineRule="auto"/>
        <w:ind w:left="453" w:right="102" w:hanging="468"/>
        <w:rPr>
          <w:rFonts w:ascii="Times New Roman" w:hAnsi="Times New Roman" w:cs="Times New Roman"/>
        </w:rPr>
      </w:pPr>
      <w:proofErr w:type="spellStart"/>
      <w:r w:rsidRPr="000B779F">
        <w:rPr>
          <w:rFonts w:ascii="Times New Roman" w:hAnsi="Times New Roman" w:cs="Times New Roman"/>
        </w:rPr>
        <w:lastRenderedPageBreak/>
        <w:t>Boustan</w:t>
      </w:r>
      <w:proofErr w:type="spellEnd"/>
      <w:r w:rsidRPr="000B779F">
        <w:rPr>
          <w:rFonts w:ascii="Times New Roman" w:hAnsi="Times New Roman" w:cs="Times New Roman"/>
        </w:rPr>
        <w:t xml:space="preserve">, Leah, and William Collins. “The Origin and Persistence of Black–White Differences in Women’s Labor Force Participation.” In </w:t>
      </w:r>
      <w:r w:rsidRPr="000B779F">
        <w:rPr>
          <w:rFonts w:ascii="Times New Roman" w:hAnsi="Times New Roman" w:cs="Times New Roman"/>
          <w:i/>
        </w:rPr>
        <w:t>Human Capital in History: The American Record</w:t>
      </w:r>
      <w:r w:rsidRPr="000B779F">
        <w:rPr>
          <w:rFonts w:ascii="Times New Roman" w:hAnsi="Times New Roman" w:cs="Times New Roman"/>
        </w:rPr>
        <w:t>, 205–240. University of Chicago Press, 2014.</w:t>
      </w:r>
    </w:p>
    <w:p w14:paraId="3750F376" w14:textId="77777777" w:rsidR="000B779F" w:rsidRPr="000B779F" w:rsidRDefault="000B779F" w:rsidP="004E2DB5">
      <w:pPr>
        <w:spacing w:after="169" w:line="420" w:lineRule="auto"/>
        <w:ind w:left="453" w:right="102" w:hanging="468"/>
        <w:rPr>
          <w:rFonts w:ascii="Times New Roman" w:hAnsi="Times New Roman" w:cs="Times New Roman"/>
        </w:rPr>
      </w:pPr>
      <w:r w:rsidRPr="000B779F">
        <w:rPr>
          <w:rFonts w:ascii="Times New Roman" w:hAnsi="Times New Roman" w:cs="Times New Roman"/>
        </w:rPr>
        <w:t xml:space="preserve">Buckles, Kasey, Adrian Haws, Joseph Price, and Haley Wilbert. </w:t>
      </w:r>
      <w:r w:rsidRPr="000B779F">
        <w:rPr>
          <w:rFonts w:ascii="Times New Roman" w:hAnsi="Times New Roman" w:cs="Times New Roman"/>
          <w:i/>
        </w:rPr>
        <w:t>Breakthroughs in Historical Record Linking Using Genealogy Data: The Census Tree Project</w:t>
      </w:r>
      <w:r w:rsidRPr="000B779F">
        <w:rPr>
          <w:rFonts w:ascii="Times New Roman" w:hAnsi="Times New Roman" w:cs="Times New Roman"/>
        </w:rPr>
        <w:t>, NBER Working Paper No. 31671. September 2023.</w:t>
      </w:r>
    </w:p>
    <w:p w14:paraId="3798D181" w14:textId="77777777" w:rsidR="000B779F"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Cameron, A Colin, Jonah B Gelbach, and Douglas L Miller. “Bootstrap-Based Improvements for Inference </w:t>
      </w:r>
      <w:proofErr w:type="gramStart"/>
      <w:r w:rsidRPr="000B779F">
        <w:rPr>
          <w:rFonts w:ascii="Times New Roman" w:hAnsi="Times New Roman" w:cs="Times New Roman"/>
        </w:rPr>
        <w:t>With</w:t>
      </w:r>
      <w:proofErr w:type="gramEnd"/>
      <w:r w:rsidRPr="000B779F">
        <w:rPr>
          <w:rFonts w:ascii="Times New Roman" w:hAnsi="Times New Roman" w:cs="Times New Roman"/>
        </w:rPr>
        <w:t xml:space="preserve"> Clustered Errors.” </w:t>
      </w:r>
      <w:r w:rsidRPr="000B779F">
        <w:rPr>
          <w:rFonts w:ascii="Times New Roman" w:hAnsi="Times New Roman" w:cs="Times New Roman"/>
          <w:i/>
        </w:rPr>
        <w:t xml:space="preserve">The Review of Economics and Statistics </w:t>
      </w:r>
      <w:r w:rsidRPr="000B779F">
        <w:rPr>
          <w:rFonts w:ascii="Times New Roman" w:hAnsi="Times New Roman" w:cs="Times New Roman"/>
        </w:rPr>
        <w:t>90, no.</w:t>
      </w:r>
    </w:p>
    <w:p w14:paraId="1B40C7E8" w14:textId="7D8EC224" w:rsidR="00AC0ED5" w:rsidRPr="000B779F" w:rsidRDefault="000B779F" w:rsidP="004E2DB5">
      <w:pPr>
        <w:spacing w:line="420" w:lineRule="auto"/>
        <w:ind w:left="478" w:right="102"/>
        <w:rPr>
          <w:rFonts w:ascii="Times New Roman" w:hAnsi="Times New Roman" w:cs="Times New Roman"/>
        </w:rPr>
      </w:pPr>
      <w:r w:rsidRPr="000B779F">
        <w:rPr>
          <w:rFonts w:ascii="Times New Roman" w:hAnsi="Times New Roman" w:cs="Times New Roman"/>
        </w:rPr>
        <w:t>3 (2008): 414–427.</w:t>
      </w:r>
    </w:p>
    <w:p w14:paraId="25CD305D"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Canay</w:t>
      </w:r>
      <w:proofErr w:type="spellEnd"/>
      <w:r w:rsidRPr="000B779F">
        <w:rPr>
          <w:rFonts w:ascii="Times New Roman" w:hAnsi="Times New Roman" w:cs="Times New Roman"/>
        </w:rPr>
        <w:t>, Ivan A, Andres Santos, and Azeem M Shaikh. “The Wild Bootstrap With a “Small”</w:t>
      </w:r>
    </w:p>
    <w:p w14:paraId="4BC53714"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Number of “Large” Clusters.” </w:t>
      </w:r>
      <w:r w:rsidRPr="000B779F">
        <w:rPr>
          <w:rFonts w:ascii="Times New Roman" w:hAnsi="Times New Roman" w:cs="Times New Roman"/>
          <w:i/>
        </w:rPr>
        <w:t xml:space="preserve">Review of Economics and Statistics </w:t>
      </w:r>
      <w:r w:rsidRPr="000B779F">
        <w:rPr>
          <w:rFonts w:ascii="Times New Roman" w:hAnsi="Times New Roman" w:cs="Times New Roman"/>
        </w:rPr>
        <w:t>103, no. 2 (2021): 346–363.</w:t>
      </w:r>
    </w:p>
    <w:p w14:paraId="67DEC531"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Carrington, William J, Kristin McCue, and Brooks Pierce. “Using Establishment Size to</w:t>
      </w:r>
    </w:p>
    <w:p w14:paraId="683FDB3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Measure the Impact of Title VII and Affirmative Action.” </w:t>
      </w:r>
      <w:r w:rsidRPr="000B779F">
        <w:rPr>
          <w:rFonts w:ascii="Times New Roman" w:hAnsi="Times New Roman" w:cs="Times New Roman"/>
          <w:i/>
        </w:rPr>
        <w:t>Journal of Human Resources</w:t>
      </w:r>
      <w:r w:rsidRPr="000B779F">
        <w:rPr>
          <w:rFonts w:ascii="Times New Roman" w:hAnsi="Times New Roman" w:cs="Times New Roman"/>
        </w:rPr>
        <w:t>, 2000, 503–523.</w:t>
      </w:r>
    </w:p>
    <w:p w14:paraId="74C9B4D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W. G. Knox, and R. H. Libby. “Chapter VI: Local Residents and Married</w:t>
      </w:r>
    </w:p>
    <w:p w14:paraId="792B1FC6"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Women as Teachers.” </w:t>
      </w:r>
      <w:r w:rsidRPr="000B779F">
        <w:rPr>
          <w:rFonts w:ascii="Times New Roman" w:hAnsi="Times New Roman" w:cs="Times New Roman"/>
          <w:i/>
        </w:rPr>
        <w:t xml:space="preserve">Review of Educational Research </w:t>
      </w:r>
      <w:r w:rsidRPr="000B779F">
        <w:rPr>
          <w:rFonts w:ascii="Times New Roman" w:hAnsi="Times New Roman" w:cs="Times New Roman"/>
        </w:rPr>
        <w:t>13, no. 3 (1943): 252–261.</w:t>
      </w:r>
    </w:p>
    <w:p w14:paraId="066EEB64"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Cooke, Dennis H., and C. W. Simms. “Local Residents and Married Women as Teachers.”</w:t>
      </w:r>
    </w:p>
    <w:p w14:paraId="68490390"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Educational Research </w:t>
      </w:r>
      <w:r w:rsidRPr="000B779F">
        <w:rPr>
          <w:rFonts w:ascii="Times New Roman" w:hAnsi="Times New Roman" w:cs="Times New Roman"/>
        </w:rPr>
        <w:t>10, no. 3 (1940): 204–209.</w:t>
      </w:r>
    </w:p>
    <w:p w14:paraId="541A99E8" w14:textId="77777777" w:rsidR="000B779F" w:rsidRPr="000B779F" w:rsidRDefault="000B779F" w:rsidP="004E2DB5">
      <w:pPr>
        <w:spacing w:after="204" w:line="420" w:lineRule="auto"/>
        <w:ind w:left="453" w:right="102" w:hanging="468"/>
        <w:rPr>
          <w:rFonts w:ascii="Times New Roman" w:hAnsi="Times New Roman" w:cs="Times New Roman"/>
        </w:rPr>
      </w:pPr>
      <w:r w:rsidRPr="000B779F">
        <w:rPr>
          <w:rFonts w:ascii="Times New Roman" w:hAnsi="Times New Roman" w:cs="Times New Roman"/>
        </w:rPr>
        <w:t xml:space="preserve">Costa, Dora L. “From Mill Town to Board Room: The Rise of Women’s Paid Labor.” </w:t>
      </w:r>
      <w:r w:rsidRPr="000B779F">
        <w:rPr>
          <w:rFonts w:ascii="Times New Roman" w:hAnsi="Times New Roman" w:cs="Times New Roman"/>
          <w:i/>
        </w:rPr>
        <w:t xml:space="preserve">Journal of Economic Perspectives </w:t>
      </w:r>
      <w:r w:rsidRPr="000B779F">
        <w:rPr>
          <w:rFonts w:ascii="Times New Roman" w:hAnsi="Times New Roman" w:cs="Times New Roman"/>
        </w:rPr>
        <w:t>14, no. 4 (2000): 101–122.</w:t>
      </w:r>
    </w:p>
    <w:p w14:paraId="3354BF07" w14:textId="77777777" w:rsidR="004E2DB5"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Courier Journal, </w:t>
      </w:r>
      <w:r w:rsidRPr="000B779F">
        <w:rPr>
          <w:rFonts w:ascii="Times New Roman" w:hAnsi="Times New Roman" w:cs="Times New Roman"/>
        </w:rPr>
        <w:t>12 March 1938. Louisville, KY.</w:t>
      </w:r>
    </w:p>
    <w:p w14:paraId="603E7735" w14:textId="649E98B2"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lastRenderedPageBreak/>
        <w:t xml:space="preserve">Daily Press, </w:t>
      </w:r>
      <w:r w:rsidRPr="000B779F">
        <w:rPr>
          <w:rFonts w:ascii="Times New Roman" w:hAnsi="Times New Roman" w:cs="Times New Roman"/>
        </w:rPr>
        <w:t>27 January 1932. Newport News, VA.</w:t>
      </w:r>
    </w:p>
    <w:p w14:paraId="57701587" w14:textId="77777777" w:rsidR="000B779F" w:rsidRPr="000B779F" w:rsidRDefault="000B779F" w:rsidP="004E2DB5">
      <w:pPr>
        <w:spacing w:after="199" w:line="420" w:lineRule="auto"/>
        <w:ind w:left="453" w:right="102" w:hanging="468"/>
        <w:rPr>
          <w:rFonts w:ascii="Times New Roman" w:hAnsi="Times New Roman" w:cs="Times New Roman"/>
        </w:rPr>
      </w:pPr>
      <w:proofErr w:type="spellStart"/>
      <w:r w:rsidRPr="000B779F">
        <w:rPr>
          <w:rFonts w:ascii="Times New Roman" w:hAnsi="Times New Roman" w:cs="Times New Roman"/>
        </w:rPr>
        <w:t>DeLeire</w:t>
      </w:r>
      <w:proofErr w:type="spellEnd"/>
      <w:r w:rsidRPr="000B779F">
        <w:rPr>
          <w:rFonts w:ascii="Times New Roman" w:hAnsi="Times New Roman" w:cs="Times New Roman"/>
        </w:rPr>
        <w:t>, Thomas Charles. “The Wage and Employment Effects of the Americans with Disabilities Act.” Ph.D. diss., Stanford University, 1997.</w:t>
      </w:r>
    </w:p>
    <w:p w14:paraId="01F6BDC1" w14:textId="73DCC4DF" w:rsidR="000B779F" w:rsidRPr="000B779F" w:rsidRDefault="000B779F" w:rsidP="004E2DB5">
      <w:pPr>
        <w:spacing w:after="175" w:line="420" w:lineRule="auto"/>
        <w:ind w:left="453" w:right="102" w:hanging="468"/>
        <w:rPr>
          <w:rFonts w:ascii="Times New Roman" w:hAnsi="Times New Roman" w:cs="Times New Roman"/>
        </w:rPr>
      </w:pPr>
      <w:r w:rsidRPr="000B779F">
        <w:rPr>
          <w:rFonts w:ascii="Times New Roman" w:hAnsi="Times New Roman" w:cs="Times New Roman"/>
        </w:rPr>
        <w:t>Fern</w:t>
      </w:r>
      <w:r w:rsidR="00AC0ED5">
        <w:rPr>
          <w:rFonts w:ascii="Times New Roman" w:hAnsi="Times New Roman" w:cs="Times New Roman"/>
        </w:rPr>
        <w:t>á</w:t>
      </w:r>
      <w:r w:rsidRPr="000B779F">
        <w:rPr>
          <w:rFonts w:ascii="Times New Roman" w:hAnsi="Times New Roman" w:cs="Times New Roman"/>
        </w:rPr>
        <w:t xml:space="preserve">ndez, Raquel. “Women, Work, and Culture.” </w:t>
      </w:r>
      <w:r w:rsidRPr="000B779F">
        <w:rPr>
          <w:rFonts w:ascii="Times New Roman" w:hAnsi="Times New Roman" w:cs="Times New Roman"/>
          <w:i/>
        </w:rPr>
        <w:t xml:space="preserve">Journal of the European Economic Association </w:t>
      </w:r>
      <w:r w:rsidRPr="000B779F">
        <w:rPr>
          <w:rFonts w:ascii="Times New Roman" w:hAnsi="Times New Roman" w:cs="Times New Roman"/>
        </w:rPr>
        <w:t>5, nos. 2-3 (May 2007): 305–332.</w:t>
      </w:r>
    </w:p>
    <w:p w14:paraId="71DA4331" w14:textId="4FFD4D46" w:rsidR="000B779F" w:rsidRPr="000B779F" w:rsidRDefault="00E44FF8" w:rsidP="004E2DB5">
      <w:pPr>
        <w:spacing w:after="158" w:line="420" w:lineRule="auto"/>
        <w:ind w:left="-5" w:right="102"/>
        <w:rPr>
          <w:rFonts w:ascii="Times New Roman" w:hAnsi="Times New Roman" w:cs="Times New Roman"/>
        </w:rPr>
      </w:pPr>
      <w:r w:rsidRPr="000B779F">
        <w:rPr>
          <w:rFonts w:ascii="Times New Roman" w:hAnsi="Times New Roman" w:cs="Times New Roman"/>
        </w:rPr>
        <w:t>Fern</w:t>
      </w:r>
      <w:r>
        <w:rPr>
          <w:rFonts w:ascii="Times New Roman" w:hAnsi="Times New Roman" w:cs="Times New Roman"/>
        </w:rPr>
        <w:t>á</w:t>
      </w:r>
      <w:r w:rsidRPr="000B779F">
        <w:rPr>
          <w:rFonts w:ascii="Times New Roman" w:hAnsi="Times New Roman" w:cs="Times New Roman"/>
        </w:rPr>
        <w:t xml:space="preserve">ndez, </w:t>
      </w:r>
      <w:r w:rsidR="000B779F" w:rsidRPr="000B779F">
        <w:rPr>
          <w:rFonts w:ascii="Times New Roman" w:hAnsi="Times New Roman" w:cs="Times New Roman"/>
        </w:rPr>
        <w:t>Raquel, and Joyce Wong. “Unilateral Divorce, the Decreasing Gender Gap, and</w:t>
      </w:r>
    </w:p>
    <w:p w14:paraId="5D50A3D7"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Married Women’s Labor Force Participation.” </w:t>
      </w:r>
      <w:r w:rsidRPr="000B779F">
        <w:rPr>
          <w:rFonts w:ascii="Times New Roman" w:hAnsi="Times New Roman" w:cs="Times New Roman"/>
          <w:i/>
        </w:rPr>
        <w:t xml:space="preserve">American Economic Review </w:t>
      </w:r>
      <w:r w:rsidRPr="000B779F">
        <w:rPr>
          <w:rFonts w:ascii="Times New Roman" w:hAnsi="Times New Roman" w:cs="Times New Roman"/>
        </w:rPr>
        <w:t>104, no. 5 (2014): 342–47.</w:t>
      </w:r>
    </w:p>
    <w:p w14:paraId="76D1B6A8" w14:textId="55314BA1" w:rsidR="00A93550" w:rsidRPr="000B779F" w:rsidRDefault="000B779F" w:rsidP="004E2DB5">
      <w:pPr>
        <w:spacing w:line="420" w:lineRule="auto"/>
        <w:ind w:left="453" w:right="102" w:hanging="468"/>
        <w:rPr>
          <w:rFonts w:ascii="Times New Roman" w:hAnsi="Times New Roman" w:cs="Times New Roman"/>
        </w:rPr>
      </w:pPr>
      <w:r w:rsidRPr="000B779F">
        <w:rPr>
          <w:rFonts w:ascii="Times New Roman" w:hAnsi="Times New Roman" w:cs="Times New Roman"/>
        </w:rPr>
        <w:t xml:space="preserve">Finegan, T Aldrich, and Robert A Margo. “Work Relief and the Labor Force Participation of Married Women in 1940.” </w:t>
      </w:r>
      <w:r w:rsidRPr="000B779F">
        <w:rPr>
          <w:rFonts w:ascii="Times New Roman" w:hAnsi="Times New Roman" w:cs="Times New Roman"/>
          <w:i/>
        </w:rPr>
        <w:t xml:space="preserve">The Journal of Economic History </w:t>
      </w:r>
      <w:r w:rsidRPr="000B779F">
        <w:rPr>
          <w:rFonts w:ascii="Times New Roman" w:hAnsi="Times New Roman" w:cs="Times New Roman"/>
        </w:rPr>
        <w:t>54, no. 1 (1994): 64–84.</w:t>
      </w:r>
    </w:p>
    <w:p w14:paraId="169A681F"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Fishback, Price V, Michael R Haines, and Shawn Kantor. “Births, Deaths, and New Deal</w:t>
      </w:r>
    </w:p>
    <w:p w14:paraId="3C9926BB"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Relief during the Great Depression.” </w:t>
      </w:r>
      <w:r w:rsidRPr="000B779F">
        <w:rPr>
          <w:rFonts w:ascii="Times New Roman" w:hAnsi="Times New Roman" w:cs="Times New Roman"/>
          <w:i/>
        </w:rPr>
        <w:t xml:space="preserve">The Review of Economics and Statistics </w:t>
      </w:r>
      <w:r w:rsidRPr="000B779F">
        <w:rPr>
          <w:rFonts w:ascii="Times New Roman" w:hAnsi="Times New Roman" w:cs="Times New Roman"/>
        </w:rPr>
        <w:t>89, no. 1 (2007): 1–14.</w:t>
      </w:r>
    </w:p>
    <w:p w14:paraId="5A6FB9FC" w14:textId="77777777" w:rsidR="000B779F" w:rsidRPr="000B779F" w:rsidRDefault="000B779F" w:rsidP="004E2DB5">
      <w:pPr>
        <w:spacing w:after="198" w:line="420" w:lineRule="auto"/>
        <w:ind w:left="453" w:right="102" w:hanging="468"/>
        <w:rPr>
          <w:rFonts w:ascii="Times New Roman" w:hAnsi="Times New Roman" w:cs="Times New Roman"/>
        </w:rPr>
      </w:pPr>
      <w:r w:rsidRPr="000B779F">
        <w:rPr>
          <w:rFonts w:ascii="Times New Roman" w:hAnsi="Times New Roman" w:cs="Times New Roman"/>
        </w:rPr>
        <w:t xml:space="preserve">Gallup Organization. </w:t>
      </w:r>
      <w:r w:rsidRPr="000B779F">
        <w:rPr>
          <w:rFonts w:ascii="Times New Roman" w:hAnsi="Times New Roman" w:cs="Times New Roman"/>
          <w:i/>
        </w:rPr>
        <w:t>Gallup Poll 1938-0131: Recreation/Marital Status of Teachers/James Roosevelt/Railroads/Elections, 1938 [Dataset]</w:t>
      </w:r>
      <w:r w:rsidRPr="000B779F">
        <w:rPr>
          <w:rFonts w:ascii="Times New Roman" w:hAnsi="Times New Roman" w:cs="Times New Roman"/>
        </w:rPr>
        <w:t>. Roper #31087115, Version 3. Gallup Organization [producer]. Cornell University, Ithaca, NY: Roper Center for Public Opinion Research [distributor]. Access Date: Feb-20-2024, 1938.</w:t>
      </w:r>
    </w:p>
    <w:p w14:paraId="0B3EE186"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Goldin, Claudia. </w:t>
      </w:r>
      <w:r w:rsidRPr="000B779F">
        <w:rPr>
          <w:rFonts w:ascii="Times New Roman" w:hAnsi="Times New Roman" w:cs="Times New Roman"/>
          <w:i/>
        </w:rPr>
        <w:t>Career and Family: Women’s Century-Long Journey toward Equity</w:t>
      </w:r>
      <w:r w:rsidRPr="000B779F">
        <w:rPr>
          <w:rFonts w:ascii="Times New Roman" w:hAnsi="Times New Roman" w:cs="Times New Roman"/>
        </w:rPr>
        <w:t>. Princeton NJ: Princeton University Press, 2021.</w:t>
      </w:r>
    </w:p>
    <w:p w14:paraId="065E9784" w14:textId="77777777" w:rsidR="000B779F" w:rsidRPr="000B779F" w:rsidRDefault="000B779F" w:rsidP="004E2DB5">
      <w:pPr>
        <w:spacing w:after="196"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4384" behindDoc="0" locked="0" layoutInCell="1" allowOverlap="1" wp14:anchorId="1898F0BB" wp14:editId="3E57E7E9">
                <wp:simplePos x="0" y="0"/>
                <wp:positionH relativeFrom="column">
                  <wp:posOffset>1</wp:posOffset>
                </wp:positionH>
                <wp:positionV relativeFrom="paragraph">
                  <wp:posOffset>75424</wp:posOffset>
                </wp:positionV>
                <wp:extent cx="445999" cy="7595"/>
                <wp:effectExtent l="0" t="0" r="0" b="0"/>
                <wp:wrapNone/>
                <wp:docPr id="45501" name="Group 45501"/>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28" name="Shape 2228"/>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475339A" id="Group 45501" o:spid="_x0000_s1026" style="position:absolute;margin-left:0;margin-top:5.95pt;width:35.1pt;height:.6pt;z-index:251664384"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u/O0208CAACnBQAADgAAAAAAAAAAAAAAAAAuAgAAZHJzL2Uyb0RvYy54bWxQSwECLQAUAAYACAAA&#10;ACEAoZiwjNwAAAAFAQAADwAAAAAAAAAAAAAAAACpBAAAZHJzL2Rvd25yZXYueG1sUEsFBgAAAAAE&#10;AAQA8wAAALIFAAAAAA==&#10;">
                <v:shape id="Shape 2228"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“Marriage Bars: Discrimination Against Married Women Workers from the 1920s to the 1950s.” In </w:t>
      </w:r>
      <w:r w:rsidRPr="000B779F">
        <w:rPr>
          <w:rFonts w:ascii="Times New Roman" w:hAnsi="Times New Roman" w:cs="Times New Roman"/>
          <w:i/>
        </w:rPr>
        <w:t>Favorites of Fortune: Technology, Growth, and Economic Development since the Industrial Revolution</w:t>
      </w:r>
      <w:r w:rsidRPr="000B779F">
        <w:rPr>
          <w:rFonts w:ascii="Times New Roman" w:hAnsi="Times New Roman" w:cs="Times New Roman"/>
        </w:rPr>
        <w:t>, 511–536. Harvard University Press, 1991.</w:t>
      </w:r>
    </w:p>
    <w:p w14:paraId="75E76184"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w:lastRenderedPageBreak/>
        <mc:AlternateContent>
          <mc:Choice Requires="wpg">
            <w:drawing>
              <wp:anchor distT="0" distB="0" distL="114300" distR="114300" simplePos="0" relativeHeight="251665408" behindDoc="0" locked="0" layoutInCell="1" allowOverlap="1" wp14:anchorId="4D68B567" wp14:editId="45040F81">
                <wp:simplePos x="0" y="0"/>
                <wp:positionH relativeFrom="column">
                  <wp:posOffset>1</wp:posOffset>
                </wp:positionH>
                <wp:positionV relativeFrom="paragraph">
                  <wp:posOffset>75424</wp:posOffset>
                </wp:positionV>
                <wp:extent cx="445999" cy="7595"/>
                <wp:effectExtent l="0" t="0" r="0" b="0"/>
                <wp:wrapNone/>
                <wp:docPr id="45502" name="Group 45502"/>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34" name="Shape 223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172216A1" id="Group 45502" o:spid="_x0000_s1026" style="position:absolute;margin-left:0;margin-top:5.95pt;width:35.1pt;height:.6pt;z-index:251665408"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mjBoE8CAACnBQAADgAAAAAAAAAAAAAAAAAuAgAAZHJzL2Uyb0RvYy54bWxQSwECLQAUAAYACAAA&#10;ACEAoZiwjNwAAAAFAQAADwAAAAAAAAAAAAAAAACpBAAAZHJzL2Rvd25yZXYueG1sUEsFBgAAAAAE&#10;AAQA8wAAALIFAAAAAA==&#10;">
                <v:shape id="Shape 223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Role of World War II in the Rise of Women’s Employment.” </w:t>
      </w:r>
      <w:r w:rsidRPr="000B779F">
        <w:rPr>
          <w:rFonts w:ascii="Times New Roman" w:hAnsi="Times New Roman" w:cs="Times New Roman"/>
          <w:i/>
        </w:rPr>
        <w:t xml:space="preserve">The American Economic Review </w:t>
      </w:r>
      <w:r w:rsidRPr="000B779F">
        <w:rPr>
          <w:rFonts w:ascii="Times New Roman" w:hAnsi="Times New Roman" w:cs="Times New Roman"/>
        </w:rPr>
        <w:t>81, no. 4 (1991): 741–756.</w:t>
      </w:r>
    </w:p>
    <w:p w14:paraId="4894F87E"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Goldin, Claudia, and Lawrence Katz. “The Power of the Pill: Oral Contraceptives and</w:t>
      </w:r>
    </w:p>
    <w:p w14:paraId="160DD736"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Women’s Career and Marriage Decisions.” </w:t>
      </w:r>
      <w:r w:rsidRPr="000B779F">
        <w:rPr>
          <w:rFonts w:ascii="Times New Roman" w:hAnsi="Times New Roman" w:cs="Times New Roman"/>
          <w:i/>
        </w:rPr>
        <w:t xml:space="preserve">Journal of Political Economy </w:t>
      </w:r>
      <w:r w:rsidRPr="000B779F">
        <w:rPr>
          <w:rFonts w:ascii="Times New Roman" w:hAnsi="Times New Roman" w:cs="Times New Roman"/>
        </w:rPr>
        <w:t>110, no. 4 (2002): 705–946.</w:t>
      </w:r>
    </w:p>
    <w:p w14:paraId="2C05F980"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Greenwood, Jeremy, Ananth Seshadri, and Mehmet Yorukoglu. “Engines of Liberation.” </w:t>
      </w:r>
      <w:r w:rsidRPr="000B779F">
        <w:rPr>
          <w:rFonts w:ascii="Times New Roman" w:hAnsi="Times New Roman" w:cs="Times New Roman"/>
          <w:i/>
        </w:rPr>
        <w:t>The</w:t>
      </w:r>
    </w:p>
    <w:p w14:paraId="7C4176E4"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i/>
        </w:rPr>
        <w:t xml:space="preserve">Review of Economic Studies </w:t>
      </w:r>
      <w:r w:rsidRPr="000B779F">
        <w:rPr>
          <w:rFonts w:ascii="Times New Roman" w:hAnsi="Times New Roman" w:cs="Times New Roman"/>
        </w:rPr>
        <w:t>72, no. 1 (2005): 109–133.</w:t>
      </w:r>
    </w:p>
    <w:p w14:paraId="767B0F65" w14:textId="77777777" w:rsidR="000B779F" w:rsidRPr="000B779F" w:rsidRDefault="000B779F" w:rsidP="004E2DB5">
      <w:pPr>
        <w:spacing w:after="171" w:line="420" w:lineRule="auto"/>
        <w:ind w:left="453" w:right="102" w:hanging="468"/>
        <w:rPr>
          <w:rFonts w:ascii="Times New Roman" w:hAnsi="Times New Roman" w:cs="Times New Roman"/>
        </w:rPr>
      </w:pPr>
      <w:r w:rsidRPr="000B779F">
        <w:rPr>
          <w:rFonts w:ascii="Times New Roman" w:hAnsi="Times New Roman" w:cs="Times New Roman"/>
        </w:rPr>
        <w:t xml:space="preserve">Harper, Charles Athiel. </w:t>
      </w:r>
      <w:r w:rsidRPr="000B779F">
        <w:rPr>
          <w:rFonts w:ascii="Times New Roman" w:hAnsi="Times New Roman" w:cs="Times New Roman"/>
          <w:i/>
        </w:rPr>
        <w:t xml:space="preserve">A Century of Public Teacher Education: The Story of the State Teachers Colleges as They Evolved </w:t>
      </w:r>
      <w:proofErr w:type="gramStart"/>
      <w:r w:rsidRPr="000B779F">
        <w:rPr>
          <w:rFonts w:ascii="Times New Roman" w:hAnsi="Times New Roman" w:cs="Times New Roman"/>
          <w:i/>
        </w:rPr>
        <w:t>From</w:t>
      </w:r>
      <w:proofErr w:type="gramEnd"/>
      <w:r w:rsidRPr="000B779F">
        <w:rPr>
          <w:rFonts w:ascii="Times New Roman" w:hAnsi="Times New Roman" w:cs="Times New Roman"/>
          <w:i/>
        </w:rPr>
        <w:t xml:space="preserve"> the Normal Schools</w:t>
      </w:r>
      <w:r w:rsidRPr="000B779F">
        <w:rPr>
          <w:rFonts w:ascii="Times New Roman" w:hAnsi="Times New Roman" w:cs="Times New Roman"/>
        </w:rPr>
        <w:t>. Washington DC: Greenwood Press, 1939.</w:t>
      </w:r>
    </w:p>
    <w:p w14:paraId="6A0A9E95" w14:textId="77777777" w:rsidR="000B779F" w:rsidRPr="000B779F" w:rsidRDefault="000B779F" w:rsidP="004E2DB5">
      <w:pPr>
        <w:spacing w:after="158" w:line="420" w:lineRule="auto"/>
        <w:ind w:left="-5" w:right="102"/>
        <w:rPr>
          <w:rFonts w:ascii="Times New Roman" w:hAnsi="Times New Roman" w:cs="Times New Roman"/>
        </w:rPr>
      </w:pPr>
      <w:proofErr w:type="spellStart"/>
      <w:r w:rsidRPr="000B779F">
        <w:rPr>
          <w:rFonts w:ascii="Times New Roman" w:hAnsi="Times New Roman" w:cs="Times New Roman"/>
        </w:rPr>
        <w:t>Helgertz</w:t>
      </w:r>
      <w:proofErr w:type="spellEnd"/>
      <w:r w:rsidRPr="000B779F">
        <w:rPr>
          <w:rFonts w:ascii="Times New Roman" w:hAnsi="Times New Roman" w:cs="Times New Roman"/>
        </w:rPr>
        <w:t>, Jonas, Steven Ruggles, John R Warren, Catherine A Fitch, J David Hacker, Matt A</w:t>
      </w:r>
    </w:p>
    <w:p w14:paraId="3472B4F0" w14:textId="77777777" w:rsidR="000B779F" w:rsidRPr="000B779F" w:rsidRDefault="000B779F" w:rsidP="004E2DB5">
      <w:pPr>
        <w:spacing w:after="140" w:line="420" w:lineRule="auto"/>
        <w:ind w:left="478" w:right="102"/>
        <w:rPr>
          <w:rFonts w:ascii="Times New Roman" w:hAnsi="Times New Roman" w:cs="Times New Roman"/>
        </w:rPr>
      </w:pPr>
      <w:r w:rsidRPr="000B779F">
        <w:rPr>
          <w:rFonts w:ascii="Times New Roman" w:hAnsi="Times New Roman" w:cs="Times New Roman"/>
        </w:rPr>
        <w:t xml:space="preserve">Nelson, Joseph P Price, Evan Roberts, and Matthew Sobek. </w:t>
      </w:r>
      <w:r w:rsidRPr="000B779F">
        <w:rPr>
          <w:rFonts w:ascii="Times New Roman" w:hAnsi="Times New Roman" w:cs="Times New Roman"/>
          <w:i/>
        </w:rPr>
        <w:t>IPUMS Multigenerational</w:t>
      </w:r>
    </w:p>
    <w:p w14:paraId="2F9429DD" w14:textId="77777777" w:rsidR="000B779F" w:rsidRPr="000B779F" w:rsidRDefault="000B779F" w:rsidP="004E2DB5">
      <w:pPr>
        <w:spacing w:after="171" w:line="420" w:lineRule="auto"/>
        <w:ind w:left="478" w:right="102"/>
        <w:rPr>
          <w:rFonts w:ascii="Times New Roman" w:hAnsi="Times New Roman" w:cs="Times New Roman"/>
        </w:rPr>
      </w:pPr>
      <w:r w:rsidRPr="000B779F">
        <w:rPr>
          <w:rFonts w:ascii="Times New Roman" w:hAnsi="Times New Roman" w:cs="Times New Roman"/>
          <w:i/>
        </w:rPr>
        <w:t>Longitudinal Panel: Version 1.1 [dataset]</w:t>
      </w:r>
      <w:r w:rsidRPr="000B779F">
        <w:rPr>
          <w:rFonts w:ascii="Times New Roman" w:hAnsi="Times New Roman" w:cs="Times New Roman"/>
        </w:rPr>
        <w:t>. Minneapolis, MN: IPUMS, 2023.</w:t>
      </w:r>
    </w:p>
    <w:p w14:paraId="6216D27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Hill, Matthew J. “Love in the Time of the Depression: The Effect of Economic Conditions on</w:t>
      </w:r>
    </w:p>
    <w:p w14:paraId="2095B8AA" w14:textId="77777777" w:rsidR="000B779F" w:rsidRPr="000B779F" w:rsidRDefault="000B779F" w:rsidP="004E2DB5">
      <w:pPr>
        <w:spacing w:after="197" w:line="420" w:lineRule="auto"/>
        <w:ind w:left="478" w:right="102"/>
        <w:rPr>
          <w:rFonts w:ascii="Times New Roman" w:hAnsi="Times New Roman" w:cs="Times New Roman"/>
        </w:rPr>
      </w:pPr>
      <w:r w:rsidRPr="000B779F">
        <w:rPr>
          <w:rFonts w:ascii="Times New Roman" w:hAnsi="Times New Roman" w:cs="Times New Roman"/>
        </w:rPr>
        <w:t xml:space="preserve">Marriage in the Great Depression.” </w:t>
      </w:r>
      <w:r w:rsidRPr="000B779F">
        <w:rPr>
          <w:rFonts w:ascii="Times New Roman" w:hAnsi="Times New Roman" w:cs="Times New Roman"/>
          <w:i/>
        </w:rPr>
        <w:t xml:space="preserve">The Journal of Economic History </w:t>
      </w:r>
      <w:r w:rsidRPr="000B779F">
        <w:rPr>
          <w:rFonts w:ascii="Times New Roman" w:hAnsi="Times New Roman" w:cs="Times New Roman"/>
        </w:rPr>
        <w:t>75, no. 1 (2015): 163–189.</w:t>
      </w:r>
    </w:p>
    <w:p w14:paraId="2ADA0E87" w14:textId="77777777" w:rsidR="000B779F" w:rsidRPr="000B779F" w:rsidRDefault="000B779F" w:rsidP="004E2DB5">
      <w:pPr>
        <w:spacing w:after="168" w:line="420" w:lineRule="auto"/>
        <w:ind w:left="453" w:right="102" w:hanging="468"/>
        <w:rPr>
          <w:rFonts w:ascii="Times New Roman" w:hAnsi="Times New Roman" w:cs="Times New Roman"/>
        </w:rPr>
      </w:pPr>
      <w:r w:rsidRPr="000B779F">
        <w:rPr>
          <w:rFonts w:ascii="Times New Roman" w:hAnsi="Times New Roman" w:cs="Times New Roman"/>
        </w:rPr>
        <w:t xml:space="preserve">Kentucky General Assembly. </w:t>
      </w:r>
      <w:r w:rsidRPr="000B779F">
        <w:rPr>
          <w:rFonts w:ascii="Times New Roman" w:hAnsi="Times New Roman" w:cs="Times New Roman"/>
          <w:i/>
        </w:rPr>
        <w:t>Acts of the General Assembly of the Commonwealth of Kentucky</w:t>
      </w:r>
      <w:r w:rsidRPr="000B779F">
        <w:rPr>
          <w:rFonts w:ascii="Times New Roman" w:hAnsi="Times New Roman" w:cs="Times New Roman"/>
        </w:rPr>
        <w:t>, 1st and 2nd special sessions, 1938.</w:t>
      </w:r>
    </w:p>
    <w:p w14:paraId="0A6C1070" w14:textId="77777777" w:rsidR="000B779F" w:rsidRPr="000B779F" w:rsidRDefault="000B779F" w:rsidP="004E2DB5">
      <w:pPr>
        <w:spacing w:after="176" w:line="420" w:lineRule="auto"/>
        <w:ind w:left="453" w:hanging="468"/>
        <w:rPr>
          <w:rFonts w:ascii="Times New Roman" w:hAnsi="Times New Roman" w:cs="Times New Roman"/>
        </w:rPr>
      </w:pPr>
      <w:r w:rsidRPr="000B779F">
        <w:rPr>
          <w:rFonts w:ascii="Times New Roman" w:hAnsi="Times New Roman" w:cs="Times New Roman"/>
        </w:rPr>
        <w:t xml:space="preserve">Kline, Patrick, and Enrico Moretti. “Local Economic Development, Agglomeration Economies, and the Big Push: 100 Years of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Tennessee Valley Authority.” </w:t>
      </w:r>
      <w:r w:rsidRPr="000B779F">
        <w:rPr>
          <w:rFonts w:ascii="Times New Roman" w:hAnsi="Times New Roman" w:cs="Times New Roman"/>
          <w:i/>
        </w:rPr>
        <w:t xml:space="preserve">The Quarterly Journal of Economics </w:t>
      </w:r>
      <w:r w:rsidRPr="000B779F">
        <w:rPr>
          <w:rFonts w:ascii="Times New Roman" w:hAnsi="Times New Roman" w:cs="Times New Roman"/>
        </w:rPr>
        <w:t>129, no. 1 (2014): 275–331.</w:t>
      </w:r>
    </w:p>
    <w:p w14:paraId="6EBF3F6C"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Lahey, Joanna. “State Age Protection Laws and the Age Discrimination in Employment</w:t>
      </w:r>
    </w:p>
    <w:p w14:paraId="39F10EEA"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lastRenderedPageBreak/>
        <w:t xml:space="preserve">Act.” </w:t>
      </w:r>
      <w:r w:rsidRPr="000B779F">
        <w:rPr>
          <w:rFonts w:ascii="Times New Roman" w:hAnsi="Times New Roman" w:cs="Times New Roman"/>
          <w:i/>
        </w:rPr>
        <w:t xml:space="preserve">The Journal of Law and Economics </w:t>
      </w:r>
      <w:r w:rsidRPr="000B779F">
        <w:rPr>
          <w:rFonts w:ascii="Times New Roman" w:hAnsi="Times New Roman" w:cs="Times New Roman"/>
        </w:rPr>
        <w:t>51, no. 3 (2008): 433–460.</w:t>
      </w:r>
    </w:p>
    <w:p w14:paraId="6FD60A6F" w14:textId="77777777" w:rsidR="000B779F" w:rsidRPr="000B779F" w:rsidRDefault="000B779F" w:rsidP="004E2DB5">
      <w:pPr>
        <w:spacing w:after="205" w:line="420" w:lineRule="auto"/>
        <w:ind w:left="453" w:right="102" w:hanging="468"/>
        <w:rPr>
          <w:rFonts w:ascii="Times New Roman" w:hAnsi="Times New Roman" w:cs="Times New Roman"/>
        </w:rPr>
      </w:pPr>
      <w:r w:rsidRPr="000B779F">
        <w:rPr>
          <w:rFonts w:ascii="Times New Roman" w:hAnsi="Times New Roman" w:cs="Times New Roman"/>
        </w:rPr>
        <w:t xml:space="preserve">Mosca, Irene, Vincent O’Sullivan, and Robert E Wright. “The Educational Attainment of the Children of Stay-at-Home Mothers: Evidence </w:t>
      </w:r>
      <w:proofErr w:type="gramStart"/>
      <w:r w:rsidRPr="000B779F">
        <w:rPr>
          <w:rFonts w:ascii="Times New Roman" w:hAnsi="Times New Roman" w:cs="Times New Roman"/>
        </w:rPr>
        <w:t>From</w:t>
      </w:r>
      <w:proofErr w:type="gramEnd"/>
      <w:r w:rsidRPr="000B779F">
        <w:rPr>
          <w:rFonts w:ascii="Times New Roman" w:hAnsi="Times New Roman" w:cs="Times New Roman"/>
        </w:rPr>
        <w:t xml:space="preserve"> the Irish Marriage Bar.” </w:t>
      </w:r>
      <w:r w:rsidRPr="000B779F">
        <w:rPr>
          <w:rFonts w:ascii="Times New Roman" w:hAnsi="Times New Roman" w:cs="Times New Roman"/>
          <w:i/>
        </w:rPr>
        <w:t xml:space="preserve">Oxford Economic Papers </w:t>
      </w:r>
      <w:r w:rsidRPr="000B779F">
        <w:rPr>
          <w:rFonts w:ascii="Times New Roman" w:hAnsi="Times New Roman" w:cs="Times New Roman"/>
        </w:rPr>
        <w:t>73, no. 2 (2021): 534–560.</w:t>
      </w:r>
    </w:p>
    <w:p w14:paraId="015B45F4" w14:textId="77777777" w:rsidR="000B779F" w:rsidRPr="000B779F" w:rsidRDefault="000B779F" w:rsidP="004E2DB5">
      <w:pPr>
        <w:spacing w:after="169" w:line="420" w:lineRule="auto"/>
        <w:ind w:left="-5" w:right="102"/>
        <w:rPr>
          <w:rFonts w:ascii="Times New Roman" w:hAnsi="Times New Roman" w:cs="Times New Roman"/>
        </w:rPr>
      </w:pPr>
      <w:r w:rsidRPr="000B779F">
        <w:rPr>
          <w:rFonts w:ascii="Times New Roman" w:hAnsi="Times New Roman" w:cs="Times New Roman"/>
        </w:rPr>
        <w:t xml:space="preserve">Mosca, Irene, and Robert E Wright. </w:t>
      </w:r>
      <w:r w:rsidRPr="000B779F">
        <w:rPr>
          <w:rFonts w:ascii="Times New Roman" w:hAnsi="Times New Roman" w:cs="Times New Roman"/>
          <w:i/>
        </w:rPr>
        <w:t>Economics of Marriage Bars</w:t>
      </w:r>
      <w:r w:rsidRPr="000B779F">
        <w:rPr>
          <w:rFonts w:ascii="Times New Roman" w:hAnsi="Times New Roman" w:cs="Times New Roman"/>
        </w:rPr>
        <w:t>, Global Labor Organization</w:t>
      </w:r>
    </w:p>
    <w:p w14:paraId="25975E69"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(GLO) Discussion Paper No. 933. 2021.</w:t>
      </w:r>
    </w:p>
    <w:p w14:paraId="3B0DA189" w14:textId="77777777" w:rsidR="000B779F" w:rsidRPr="000B779F" w:rsidRDefault="000B779F" w:rsidP="004E2DB5">
      <w:pPr>
        <w:spacing w:after="175"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6432" behindDoc="0" locked="0" layoutInCell="1" allowOverlap="1" wp14:anchorId="47D38E98" wp14:editId="1A12490B">
                <wp:simplePos x="0" y="0"/>
                <wp:positionH relativeFrom="column">
                  <wp:posOffset>1</wp:posOffset>
                </wp:positionH>
                <wp:positionV relativeFrom="paragraph">
                  <wp:posOffset>75424</wp:posOffset>
                </wp:positionV>
                <wp:extent cx="445999" cy="7595"/>
                <wp:effectExtent l="0" t="0" r="0" b="0"/>
                <wp:wrapNone/>
                <wp:docPr id="42719" name="Group 42719"/>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294" name="Shape 2294"/>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6F5DA35" id="Group 42719" o:spid="_x0000_s1026" style="position:absolute;margin-left:0;margin-top:5.95pt;width:35.1pt;height:.6pt;z-index:251666432"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QITi/U8CAACnBQAADgAAAAAAAAAAAAAAAAAuAgAAZHJzL2Uyb0RvYy54bWxQSwECLQAUAAYACAAA&#10;ACEAoZiwjNwAAAAFAQAADwAAAAAAAAAAAAAAAACpBAAAZHJzL2Rvd25yZXYueG1sUEsFBgAAAAAE&#10;AAQA8wAAALIFAAAAAA==&#10;">
                <v:shape id="Shape 2294"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“The Long-Term Consequences of the Irish Marriage Bar.” </w:t>
      </w:r>
      <w:r w:rsidRPr="000B779F">
        <w:rPr>
          <w:rFonts w:ascii="Times New Roman" w:hAnsi="Times New Roman" w:cs="Times New Roman"/>
          <w:i/>
        </w:rPr>
        <w:t xml:space="preserve">The Economic and Social Review </w:t>
      </w:r>
      <w:r w:rsidRPr="000B779F">
        <w:rPr>
          <w:rFonts w:ascii="Times New Roman" w:hAnsi="Times New Roman" w:cs="Times New Roman"/>
        </w:rPr>
        <w:t>51, no. 1, Spring (2020): 1–34.</w:t>
      </w:r>
    </w:p>
    <w:p w14:paraId="14FADD60"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Neumark, David, and Joanne Song. “Do Stronger Age Discrimination Laws Make Social</w:t>
      </w:r>
    </w:p>
    <w:p w14:paraId="770B6A83" w14:textId="77777777" w:rsidR="000B779F" w:rsidRPr="000B779F" w:rsidRDefault="000B779F" w:rsidP="004E2DB5">
      <w:pPr>
        <w:spacing w:after="349" w:line="420" w:lineRule="auto"/>
        <w:ind w:left="478" w:right="102"/>
        <w:rPr>
          <w:rFonts w:ascii="Times New Roman" w:hAnsi="Times New Roman" w:cs="Times New Roman"/>
        </w:rPr>
      </w:pPr>
      <w:r w:rsidRPr="000B779F">
        <w:rPr>
          <w:rFonts w:ascii="Times New Roman" w:hAnsi="Times New Roman" w:cs="Times New Roman"/>
        </w:rPr>
        <w:t xml:space="preserve">Security Reforms More Effective?” </w:t>
      </w:r>
      <w:r w:rsidRPr="000B779F">
        <w:rPr>
          <w:rFonts w:ascii="Times New Roman" w:hAnsi="Times New Roman" w:cs="Times New Roman"/>
          <w:i/>
        </w:rPr>
        <w:t xml:space="preserve">Journal of Public Economics </w:t>
      </w:r>
      <w:r w:rsidRPr="000B779F">
        <w:rPr>
          <w:rFonts w:ascii="Times New Roman" w:hAnsi="Times New Roman" w:cs="Times New Roman"/>
        </w:rPr>
        <w:t>108 (2013): 1–16.</w:t>
      </w:r>
    </w:p>
    <w:p w14:paraId="0C021E1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Neumark, David, and Wendy Stock. </w:t>
      </w:r>
      <w:r w:rsidRPr="000B779F">
        <w:rPr>
          <w:rFonts w:ascii="Times New Roman" w:hAnsi="Times New Roman" w:cs="Times New Roman"/>
          <w:i/>
        </w:rPr>
        <w:t>The Effects of Race and Sex Discrimination Laws</w:t>
      </w:r>
      <w:r w:rsidRPr="000B779F">
        <w:rPr>
          <w:rFonts w:ascii="Times New Roman" w:hAnsi="Times New Roman" w:cs="Times New Roman"/>
        </w:rPr>
        <w:t>,</w:t>
      </w:r>
    </w:p>
    <w:p w14:paraId="48497E52" w14:textId="77777777" w:rsidR="000B779F" w:rsidRPr="000B779F" w:rsidRDefault="000B779F" w:rsidP="004E2DB5">
      <w:pPr>
        <w:spacing w:after="337" w:line="420" w:lineRule="auto"/>
        <w:ind w:left="478" w:right="102"/>
        <w:rPr>
          <w:rFonts w:ascii="Times New Roman" w:hAnsi="Times New Roman" w:cs="Times New Roman"/>
        </w:rPr>
      </w:pPr>
      <w:r w:rsidRPr="000B779F">
        <w:rPr>
          <w:rFonts w:ascii="Times New Roman" w:hAnsi="Times New Roman" w:cs="Times New Roman"/>
        </w:rPr>
        <w:t>NBER Working Paper No. 8215. April 2001.</w:t>
      </w:r>
    </w:p>
    <w:p w14:paraId="467FF671" w14:textId="0A0715CA"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i/>
        </w:rPr>
        <w:t xml:space="preserve">New York Herald, </w:t>
      </w:r>
      <w:r w:rsidRPr="000B779F">
        <w:rPr>
          <w:rFonts w:ascii="Times New Roman" w:hAnsi="Times New Roman" w:cs="Times New Roman"/>
        </w:rPr>
        <w:t>18 September 1921.</w:t>
      </w:r>
    </w:p>
    <w:p w14:paraId="361E210C" w14:textId="77777777" w:rsidR="000B779F" w:rsidRPr="000B779F" w:rsidRDefault="000B779F" w:rsidP="004E2DB5">
      <w:pPr>
        <w:spacing w:after="349" w:line="420" w:lineRule="auto"/>
        <w:ind w:left="-5" w:right="102"/>
        <w:rPr>
          <w:rFonts w:ascii="Times New Roman" w:hAnsi="Times New Roman" w:cs="Times New Roman"/>
        </w:rPr>
      </w:pPr>
      <w:r w:rsidRPr="000B779F">
        <w:rPr>
          <w:rFonts w:ascii="Times New Roman" w:hAnsi="Times New Roman" w:cs="Times New Roman"/>
        </w:rPr>
        <w:t xml:space="preserve">North Carolina General Assembly. </w:t>
      </w:r>
      <w:r w:rsidRPr="000B779F">
        <w:rPr>
          <w:rFonts w:ascii="Times New Roman" w:hAnsi="Times New Roman" w:cs="Times New Roman"/>
          <w:i/>
        </w:rPr>
        <w:t>Public Laws and Legislations</w:t>
      </w:r>
      <w:r w:rsidRPr="000B779F">
        <w:rPr>
          <w:rFonts w:ascii="Times New Roman" w:hAnsi="Times New Roman" w:cs="Times New Roman"/>
        </w:rPr>
        <w:t>, Regular session, 1933.</w:t>
      </w:r>
    </w:p>
    <w:p w14:paraId="4050E029" w14:textId="5F2F4264" w:rsidR="00A93550" w:rsidRPr="000B779F" w:rsidRDefault="000B779F" w:rsidP="004E2DB5">
      <w:pPr>
        <w:spacing w:line="420" w:lineRule="auto"/>
        <w:ind w:left="-5" w:right="102"/>
        <w:rPr>
          <w:rFonts w:ascii="Times New Roman" w:hAnsi="Times New Roman" w:cs="Times New Roman"/>
        </w:rPr>
      </w:pPr>
      <w:r w:rsidRPr="000B779F">
        <w:rPr>
          <w:rFonts w:ascii="Times New Roman" w:hAnsi="Times New Roman" w:cs="Times New Roman"/>
          <w:i/>
        </w:rPr>
        <w:t xml:space="preserve">Oakland Tribune, </w:t>
      </w:r>
      <w:r w:rsidRPr="000B779F">
        <w:rPr>
          <w:rFonts w:ascii="Times New Roman" w:hAnsi="Times New Roman" w:cs="Times New Roman"/>
        </w:rPr>
        <w:t>26 June 1921. Oakland, CA.</w:t>
      </w:r>
    </w:p>
    <w:p w14:paraId="74DF266A" w14:textId="77777777" w:rsidR="000B779F" w:rsidRPr="000B779F" w:rsidRDefault="000B779F" w:rsidP="004E2DB5">
      <w:pPr>
        <w:spacing w:after="140" w:line="420" w:lineRule="auto"/>
        <w:ind w:left="-5" w:right="102"/>
        <w:rPr>
          <w:rFonts w:ascii="Times New Roman" w:hAnsi="Times New Roman" w:cs="Times New Roman"/>
        </w:rPr>
      </w:pPr>
      <w:r w:rsidRPr="000B779F">
        <w:rPr>
          <w:rFonts w:ascii="Times New Roman" w:hAnsi="Times New Roman" w:cs="Times New Roman"/>
        </w:rPr>
        <w:t xml:space="preserve">Price, Joseph, Kasey Buckles, Adrian Haws, and Haley Wilbert. </w:t>
      </w:r>
      <w:r w:rsidRPr="000B779F">
        <w:rPr>
          <w:rFonts w:ascii="Times New Roman" w:hAnsi="Times New Roman" w:cs="Times New Roman"/>
          <w:i/>
        </w:rPr>
        <w:t>The Census Tree, 1910-</w:t>
      </w:r>
    </w:p>
    <w:p w14:paraId="2FD1AE3D" w14:textId="77777777" w:rsidR="000B779F" w:rsidRPr="000B779F" w:rsidRDefault="000B779F" w:rsidP="004E2DB5">
      <w:pPr>
        <w:spacing w:after="206" w:line="420" w:lineRule="auto"/>
        <w:ind w:left="478" w:right="102"/>
        <w:rPr>
          <w:rFonts w:ascii="Times New Roman" w:hAnsi="Times New Roman" w:cs="Times New Roman"/>
        </w:rPr>
      </w:pPr>
      <w:r w:rsidRPr="000B779F">
        <w:rPr>
          <w:rFonts w:ascii="Times New Roman" w:hAnsi="Times New Roman" w:cs="Times New Roman"/>
          <w:i/>
        </w:rPr>
        <w:t>1920</w:t>
      </w:r>
      <w:r w:rsidRPr="000B779F">
        <w:rPr>
          <w:rFonts w:ascii="Times New Roman" w:hAnsi="Times New Roman" w:cs="Times New Roman"/>
        </w:rPr>
        <w:t>. Ann Arbor, MI: Inter-university Consortium for Political and Social Research [distributor], September 2023.</w:t>
      </w:r>
    </w:p>
    <w:p w14:paraId="1A162C36" w14:textId="77777777" w:rsidR="000B779F" w:rsidRPr="000B779F" w:rsidRDefault="000B779F" w:rsidP="004E2DB5">
      <w:pPr>
        <w:spacing w:after="197" w:line="420" w:lineRule="auto"/>
        <w:ind w:left="468" w:right="102" w:firstLine="234"/>
        <w:rPr>
          <w:rFonts w:ascii="Times New Roman" w:hAnsi="Times New Roman" w:cs="Times New Roman"/>
        </w:rPr>
      </w:pPr>
      <w:r w:rsidRPr="000B779F">
        <w:rPr>
          <w:rFonts w:ascii="Times New Roman" w:eastAsia="Calibri" w:hAnsi="Times New Roman" w:cs="Times New Roman"/>
          <w:noProof/>
        </w:rPr>
        <mc:AlternateContent>
          <mc:Choice Requires="wpg">
            <w:drawing>
              <wp:anchor distT="0" distB="0" distL="114300" distR="114300" simplePos="0" relativeHeight="251667456" behindDoc="0" locked="0" layoutInCell="1" allowOverlap="1" wp14:anchorId="4A88ED15" wp14:editId="01FC206A">
                <wp:simplePos x="0" y="0"/>
                <wp:positionH relativeFrom="column">
                  <wp:posOffset>1</wp:posOffset>
                </wp:positionH>
                <wp:positionV relativeFrom="paragraph">
                  <wp:posOffset>75425</wp:posOffset>
                </wp:positionV>
                <wp:extent cx="445999" cy="7595"/>
                <wp:effectExtent l="0" t="0" r="0" b="0"/>
                <wp:wrapNone/>
                <wp:docPr id="41043" name="Group 41043"/>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35" name="Shape 2335"/>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6C7A59B2" id="Group 41043" o:spid="_x0000_s1026" style="position:absolute;margin-left:0;margin-top:5.95pt;width:35.1pt;height:.6pt;z-index:251667456"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">
                <v:shape id="Shape 2335"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1920-1930</w:t>
      </w:r>
      <w:r w:rsidRPr="000B779F">
        <w:rPr>
          <w:rFonts w:ascii="Times New Roman" w:hAnsi="Times New Roman" w:cs="Times New Roman"/>
        </w:rPr>
        <w:t>. Ann Arbor, MI: Inter-university Consortium for Political and Social Research [distributor], September 2023.</w:t>
      </w:r>
    </w:p>
    <w:p w14:paraId="5FAAC31F" w14:textId="77777777" w:rsidR="000B779F" w:rsidRPr="000B779F" w:rsidRDefault="000B779F" w:rsidP="004E2DB5">
      <w:pPr>
        <w:spacing w:after="168" w:line="420" w:lineRule="auto"/>
        <w:ind w:left="468" w:right="102" w:firstLine="234"/>
        <w:rPr>
          <w:rFonts w:ascii="Times New Roman" w:hAnsi="Times New Roman" w:cs="Times New Roman"/>
        </w:rPr>
      </w:pPr>
      <w:r w:rsidRPr="000B779F">
        <w:rPr>
          <w:rFonts w:ascii="Times New Roman" w:eastAsia="Calibri" w:hAnsi="Times New Roman" w:cs="Times New Roman"/>
          <w:noProof/>
        </w:rPr>
        <w:lastRenderedPageBreak/>
        <mc:AlternateContent>
          <mc:Choice Requires="wpg">
            <w:drawing>
              <wp:anchor distT="0" distB="0" distL="114300" distR="114300" simplePos="0" relativeHeight="251668480" behindDoc="0" locked="0" layoutInCell="1" allowOverlap="1" wp14:anchorId="4074378F" wp14:editId="45843381">
                <wp:simplePos x="0" y="0"/>
                <wp:positionH relativeFrom="column">
                  <wp:posOffset>1</wp:posOffset>
                </wp:positionH>
                <wp:positionV relativeFrom="paragraph">
                  <wp:posOffset>75424</wp:posOffset>
                </wp:positionV>
                <wp:extent cx="445999" cy="7595"/>
                <wp:effectExtent l="0" t="0" r="0" b="0"/>
                <wp:wrapNone/>
                <wp:docPr id="41046" name="Group 41046"/>
                <wp:cNvGraphicFramePr/>
                <a:graphic xmlns:a="http://schemas.openxmlformats.org/drawingml/2006/main">
                  <a:graphicData uri="http://schemas.microsoft.com/office/word/2010/wordprocessingGroup">
                    <wpg:wgp>
                      <wpg:cNvGrpSpPr/>
                      <wpg:grpSpPr>
                        <a:xfrm>
                          <a:off x="0" y="0"/>
                          <a:ext cx="445999" cy="7595"/>
                          <a:chOff x="0" y="0"/>
                          <a:chExt cx="445999" cy="7595"/>
                        </a:xfrm>
                      </wpg:grpSpPr>
                      <wps:wsp>
                        <wps:cNvPr id="2340" name="Shape 2340"/>
                        <wps:cNvSpPr/>
                        <wps:spPr>
                          <a:xfrm>
                            <a:off x="0" y="0"/>
                            <a:ext cx="445999" cy="0"/>
                          </a:xfrm>
                          <a:custGeom>
                            <a:avLst/>
                            <a:gdLst/>
                            <a:ahLst/>
                            <a:cxnLst/>
                            <a:rect l="0" t="0" r="0" b="0"/>
                            <a:pathLst>
                              <a:path w="445999">
                                <a:moveTo>
                                  <a:pt x="0" y="0"/>
                                </a:moveTo>
                                <a:lnTo>
                                  <a:pt x="445999" y="0"/>
                                </a:lnTo>
                              </a:path>
                            </a:pathLst>
                          </a:custGeom>
                          <a:ln w="759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w16sdtfl="http://schemas.microsoft.com/office/word/2024/wordml/sdtformatlock" xmlns:w16du="http://schemas.microsoft.com/office/word/2023/wordml/word16du">
            <w:pict>
              <v:group w14:anchorId="26223232" id="Group 41046" o:spid="_x0000_s1026" style="position:absolute;margin-left:0;margin-top:5.95pt;width:35.1pt;height:.6pt;z-index:251668480" coordsize="445999,7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">
                <v:shape id="Shape 2340" o:spid="_x0000_s1027" style="position:absolute;width:445999;height:0;visibility:visible;mso-wrap-style:square;v-text-anchor:top" coordsize="445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" path="m,l445999,e" filled="f" strokeweight=".21097mm">
                  <v:stroke miterlimit="83231f" joinstyle="miter"/>
                  <v:path arrowok="t" textboxrect="0,0,445999,0"/>
                </v:shape>
              </v:group>
            </w:pict>
          </mc:Fallback>
        </mc:AlternateContent>
      </w:r>
      <w:r w:rsidRPr="000B779F">
        <w:rPr>
          <w:rFonts w:ascii="Times New Roman" w:hAnsi="Times New Roman" w:cs="Times New Roman"/>
        </w:rPr>
        <w:t xml:space="preserve">. </w:t>
      </w:r>
      <w:r w:rsidRPr="000B779F">
        <w:rPr>
          <w:rFonts w:ascii="Times New Roman" w:hAnsi="Times New Roman" w:cs="Times New Roman"/>
          <w:i/>
        </w:rPr>
        <w:t>The Census Tree, 1930-1940</w:t>
      </w:r>
      <w:r w:rsidRPr="000B779F">
        <w:rPr>
          <w:rFonts w:ascii="Times New Roman" w:hAnsi="Times New Roman" w:cs="Times New Roman"/>
        </w:rPr>
        <w:t>. Ann Arbor, MI: Inter-university Consortium for Political and Social Research [distributor], September 2023.</w:t>
      </w:r>
    </w:p>
    <w:p w14:paraId="350C5C3F" w14:textId="77777777" w:rsidR="000B779F" w:rsidRPr="000B779F" w:rsidRDefault="000B779F" w:rsidP="004E2DB5">
      <w:pPr>
        <w:spacing w:after="128" w:line="420" w:lineRule="auto"/>
        <w:ind w:left="-5" w:right="102"/>
        <w:rPr>
          <w:rFonts w:ascii="Times New Roman" w:hAnsi="Times New Roman" w:cs="Times New Roman"/>
        </w:rPr>
      </w:pPr>
      <w:r w:rsidRPr="000B779F">
        <w:rPr>
          <w:rFonts w:ascii="Times New Roman" w:hAnsi="Times New Roman" w:cs="Times New Roman"/>
        </w:rPr>
        <w:t>Price, Joseph, Kasey Buckles, Jacob Van Leeuwen, and Isaac Riley. “Combining Family</w:t>
      </w:r>
    </w:p>
    <w:p w14:paraId="363BAA83" w14:textId="77777777" w:rsidR="000B779F" w:rsidRPr="000B779F" w:rsidRDefault="000B779F" w:rsidP="004E2DB5">
      <w:pPr>
        <w:spacing w:after="177" w:line="420" w:lineRule="auto"/>
        <w:ind w:left="478" w:right="102"/>
        <w:rPr>
          <w:rFonts w:ascii="Times New Roman" w:hAnsi="Times New Roman" w:cs="Times New Roman"/>
        </w:rPr>
      </w:pPr>
      <w:r w:rsidRPr="000B779F">
        <w:rPr>
          <w:rFonts w:ascii="Times New Roman" w:hAnsi="Times New Roman" w:cs="Times New Roman"/>
        </w:rPr>
        <w:t xml:space="preserve">History and Machine Learning to Link Historical Records: The Census Tree Data Set.” </w:t>
      </w:r>
      <w:r w:rsidRPr="000B779F">
        <w:rPr>
          <w:rFonts w:ascii="Times New Roman" w:hAnsi="Times New Roman" w:cs="Times New Roman"/>
          <w:i/>
        </w:rPr>
        <w:t xml:space="preserve">Explorations in Economic History </w:t>
      </w:r>
      <w:r w:rsidRPr="000B779F">
        <w:rPr>
          <w:rFonts w:ascii="Times New Roman" w:hAnsi="Times New Roman" w:cs="Times New Roman"/>
        </w:rPr>
        <w:t>80 (2021): 101391.</w:t>
      </w:r>
    </w:p>
    <w:p w14:paraId="2A094453"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Rose, Evan K. “The Rise and Fall of Female Labor Force Participation During World War</w:t>
      </w:r>
    </w:p>
    <w:p w14:paraId="408EEABC" w14:textId="77777777" w:rsidR="000B779F" w:rsidRPr="000B779F" w:rsidRDefault="000B779F" w:rsidP="004E2DB5">
      <w:pPr>
        <w:spacing w:after="319" w:line="420" w:lineRule="auto"/>
        <w:ind w:left="478" w:right="102"/>
        <w:rPr>
          <w:rFonts w:ascii="Times New Roman" w:hAnsi="Times New Roman" w:cs="Times New Roman"/>
        </w:rPr>
      </w:pPr>
      <w:r w:rsidRPr="000B779F">
        <w:rPr>
          <w:rFonts w:ascii="Times New Roman" w:hAnsi="Times New Roman" w:cs="Times New Roman"/>
        </w:rPr>
        <w:t xml:space="preserve">II in the United States.” </w:t>
      </w:r>
      <w:r w:rsidRPr="000B779F">
        <w:rPr>
          <w:rFonts w:ascii="Times New Roman" w:hAnsi="Times New Roman" w:cs="Times New Roman"/>
          <w:i/>
        </w:rPr>
        <w:t xml:space="preserve">The Journal of Economic History </w:t>
      </w:r>
      <w:r w:rsidRPr="000B779F">
        <w:rPr>
          <w:rFonts w:ascii="Times New Roman" w:hAnsi="Times New Roman" w:cs="Times New Roman"/>
        </w:rPr>
        <w:t>78, no. 3 (2018): 673–711.</w:t>
      </w:r>
    </w:p>
    <w:p w14:paraId="45D00C2F" w14:textId="77777777" w:rsidR="000B779F" w:rsidRPr="000B779F" w:rsidRDefault="000B779F" w:rsidP="004E2DB5">
      <w:pPr>
        <w:spacing w:after="176" w:line="420" w:lineRule="auto"/>
        <w:ind w:left="453" w:right="102" w:hanging="468"/>
        <w:rPr>
          <w:rFonts w:ascii="Times New Roman" w:hAnsi="Times New Roman" w:cs="Times New Roman"/>
        </w:rPr>
      </w:pPr>
      <w:r w:rsidRPr="000B779F">
        <w:rPr>
          <w:rFonts w:ascii="Times New Roman" w:hAnsi="Times New Roman" w:cs="Times New Roman"/>
        </w:rPr>
        <w:t xml:space="preserve">Roth, Jonathan, Pedro HC Sant’Anna, Alyssa Bilinski, and John Poe. “What’s Trending in Difference-in-Differences? A Synthesis of the Recent Econometrics Literature.” </w:t>
      </w:r>
      <w:r w:rsidRPr="000B779F">
        <w:rPr>
          <w:rFonts w:ascii="Times New Roman" w:hAnsi="Times New Roman" w:cs="Times New Roman"/>
          <w:i/>
        </w:rPr>
        <w:t xml:space="preserve">Journal of Econometrics </w:t>
      </w:r>
      <w:r w:rsidRPr="000B779F">
        <w:rPr>
          <w:rFonts w:ascii="Times New Roman" w:hAnsi="Times New Roman" w:cs="Times New Roman"/>
        </w:rPr>
        <w:t>235, no. 2 (2023): 2218–2244.</w:t>
      </w:r>
    </w:p>
    <w:p w14:paraId="59703167" w14:textId="77777777" w:rsidR="000B779F" w:rsidRPr="000B779F" w:rsidRDefault="000B779F" w:rsidP="004E2DB5">
      <w:pPr>
        <w:spacing w:after="158" w:line="420" w:lineRule="auto"/>
        <w:ind w:left="-5" w:right="102"/>
        <w:rPr>
          <w:rFonts w:ascii="Times New Roman" w:hAnsi="Times New Roman" w:cs="Times New Roman"/>
        </w:rPr>
      </w:pPr>
      <w:r w:rsidRPr="000B779F">
        <w:rPr>
          <w:rFonts w:ascii="Times New Roman" w:hAnsi="Times New Roman" w:cs="Times New Roman"/>
        </w:rPr>
        <w:t>Ruggles, Steven, Catherine A Fitch, Ronald Goeken, J David Hacker, Matt A Nelson, Evan</w:t>
      </w:r>
    </w:p>
    <w:p w14:paraId="40241D73" w14:textId="77777777" w:rsidR="000B779F" w:rsidRPr="000B779F" w:rsidRDefault="000B779F" w:rsidP="004E2DB5">
      <w:pPr>
        <w:spacing w:after="168" w:line="420" w:lineRule="auto"/>
        <w:ind w:left="478" w:right="102"/>
        <w:rPr>
          <w:rFonts w:ascii="Times New Roman" w:hAnsi="Times New Roman" w:cs="Times New Roman"/>
        </w:rPr>
      </w:pPr>
      <w:r w:rsidRPr="000B779F">
        <w:rPr>
          <w:rFonts w:ascii="Times New Roman" w:hAnsi="Times New Roman" w:cs="Times New Roman"/>
        </w:rPr>
        <w:t xml:space="preserve">Roberts, Megan Schouweiler, and Matthew Sobek. </w:t>
      </w:r>
      <w:r w:rsidRPr="000B779F">
        <w:rPr>
          <w:rFonts w:ascii="Times New Roman" w:hAnsi="Times New Roman" w:cs="Times New Roman"/>
          <w:i/>
        </w:rPr>
        <w:t>IPUMS Ancestry Full Count Data: Version 3.0 [dataset]</w:t>
      </w:r>
      <w:r w:rsidRPr="000B779F">
        <w:rPr>
          <w:rFonts w:ascii="Times New Roman" w:hAnsi="Times New Roman" w:cs="Times New Roman"/>
        </w:rPr>
        <w:t>. Minneapolis, MN: IPUMS, 2021.</w:t>
      </w:r>
    </w:p>
    <w:p w14:paraId="448AA73C" w14:textId="77777777" w:rsidR="000B779F" w:rsidRPr="000B779F" w:rsidRDefault="000B779F" w:rsidP="004E2DB5">
      <w:pPr>
        <w:spacing w:after="166" w:line="420" w:lineRule="auto"/>
        <w:ind w:left="453" w:right="102" w:hanging="468"/>
        <w:rPr>
          <w:rFonts w:ascii="Times New Roman" w:hAnsi="Times New Roman" w:cs="Times New Roman"/>
        </w:rPr>
      </w:pPr>
      <w:r w:rsidRPr="000B779F">
        <w:rPr>
          <w:rFonts w:ascii="Times New Roman" w:hAnsi="Times New Roman" w:cs="Times New Roman"/>
        </w:rPr>
        <w:t xml:space="preserve">Ruggles, Steven, Matt A Nelson, Matthew Sobek, Catherine A Fitch, Ronald Goeken, J David Hacker, Evan Roberts, and J Robert Warren. </w:t>
      </w:r>
      <w:r w:rsidRPr="000B779F">
        <w:rPr>
          <w:rFonts w:ascii="Times New Roman" w:hAnsi="Times New Roman" w:cs="Times New Roman"/>
          <w:i/>
        </w:rPr>
        <w:t>IPUMS Ancestry Full Count Data: Version 4.0 [dataset]</w:t>
      </w:r>
      <w:r w:rsidRPr="000B779F">
        <w:rPr>
          <w:rFonts w:ascii="Times New Roman" w:hAnsi="Times New Roman" w:cs="Times New Roman"/>
        </w:rPr>
        <w:t>. Minneapolis, MN: IPUMS, 2024.</w:t>
      </w:r>
    </w:p>
    <w:p w14:paraId="163E7633" w14:textId="77777777" w:rsidR="000B779F" w:rsidRDefault="000B779F" w:rsidP="004E2DB5">
      <w:pPr>
        <w:spacing w:line="420" w:lineRule="auto"/>
        <w:ind w:left="453" w:right="101" w:hanging="468"/>
        <w:rPr>
          <w:rFonts w:ascii="Times New Roman" w:hAnsi="Times New Roman" w:cs="Times New Roman"/>
        </w:rPr>
      </w:pPr>
      <w:r w:rsidRPr="000B779F">
        <w:rPr>
          <w:rFonts w:ascii="Times New Roman" w:hAnsi="Times New Roman" w:cs="Times New Roman"/>
        </w:rPr>
        <w:t xml:space="preserve">Schaller, Jessamyn, Price V Fishback, and Kelli Marquardt. “Local Economic Conditions and Fertility from the Great Depression through the Great Recession.” </w:t>
      </w:r>
      <w:r w:rsidRPr="000B779F">
        <w:rPr>
          <w:rFonts w:ascii="Times New Roman" w:hAnsi="Times New Roman" w:cs="Times New Roman"/>
          <w:i/>
        </w:rPr>
        <w:t xml:space="preserve">AEA Papers and Proceedings </w:t>
      </w:r>
      <w:r w:rsidRPr="000B779F">
        <w:rPr>
          <w:rFonts w:ascii="Times New Roman" w:hAnsi="Times New Roman" w:cs="Times New Roman"/>
        </w:rPr>
        <w:t>110 (2020): 236–240.</w:t>
      </w:r>
    </w:p>
    <w:p w14:paraId="6133A639" w14:textId="157CCE7F" w:rsidR="004E2DB5" w:rsidRPr="004E2DB5" w:rsidRDefault="004E2DB5" w:rsidP="00597D98">
      <w:pPr>
        <w:spacing w:after="17" w:line="420" w:lineRule="auto"/>
        <w:ind w:left="461" w:right="101" w:hanging="475"/>
        <w:rPr>
          <w:rFonts w:ascii="Times New Roman" w:hAnsi="Times New Roman" w:cs="Times New Roman"/>
        </w:rPr>
      </w:pPr>
      <w:r w:rsidRPr="000B779F">
        <w:rPr>
          <w:rFonts w:ascii="Times New Roman" w:hAnsi="Times New Roman" w:cs="Times New Roman"/>
        </w:rPr>
        <w:t>Sun, Liyang, and Sarah Abraham. “Estimating Dynamic Treatment Effects in Event Studies</w:t>
      </w:r>
      <w:r>
        <w:rPr>
          <w:rFonts w:ascii="Times New Roman" w:hAnsi="Times New Roman" w:cs="Times New Roman"/>
        </w:rPr>
        <w:t xml:space="preserve"> </w:t>
      </w:r>
      <w:r w:rsidRPr="000B779F">
        <w:rPr>
          <w:rFonts w:ascii="Times New Roman" w:hAnsi="Times New Roman" w:cs="Times New Roman"/>
        </w:rPr>
        <w:t xml:space="preserve">and </w:t>
      </w:r>
      <w:r>
        <w:rPr>
          <w:rFonts w:ascii="Times New Roman" w:hAnsi="Times New Roman" w:cs="Times New Roman"/>
        </w:rPr>
        <w:t xml:space="preserve">Heterogeneous Treatment Effects.” </w:t>
      </w:r>
      <w:r>
        <w:rPr>
          <w:rFonts w:ascii="Times New Roman" w:hAnsi="Times New Roman" w:cs="Times New Roman"/>
          <w:i/>
          <w:iCs/>
        </w:rPr>
        <w:t>Journal of Econometrics 225</w:t>
      </w:r>
      <w:r>
        <w:rPr>
          <w:rFonts w:ascii="Times New Roman" w:hAnsi="Times New Roman" w:cs="Times New Roman"/>
        </w:rPr>
        <w:t xml:space="preserve">, no. 2 (2021): 175-199. </w:t>
      </w:r>
    </w:p>
    <w:p w14:paraId="1183C365" w14:textId="7DE33E15" w:rsidR="000B779F" w:rsidRPr="000B779F" w:rsidRDefault="000B779F" w:rsidP="00597D98">
      <w:pPr>
        <w:spacing w:after="17" w:line="420" w:lineRule="auto"/>
        <w:ind w:left="0" w:right="101" w:firstLine="0"/>
        <w:rPr>
          <w:rFonts w:ascii="Times New Roman" w:hAnsi="Times New Roman" w:cs="Times New Roman"/>
        </w:rPr>
      </w:pPr>
      <w:r w:rsidRPr="000B779F">
        <w:rPr>
          <w:rFonts w:ascii="Times New Roman" w:hAnsi="Times New Roman" w:cs="Times New Roman"/>
          <w:i/>
        </w:rPr>
        <w:t xml:space="preserve">Tampa Morning Tribune, </w:t>
      </w:r>
      <w:r w:rsidRPr="000B779F">
        <w:rPr>
          <w:rFonts w:ascii="Times New Roman" w:hAnsi="Times New Roman" w:cs="Times New Roman"/>
        </w:rPr>
        <w:t>various dates. Tampa Bay, FL.</w:t>
      </w:r>
    </w:p>
    <w:p w14:paraId="547ED082" w14:textId="2EE4408C" w:rsidR="00FB318C" w:rsidRPr="000B779F" w:rsidRDefault="000B779F" w:rsidP="004E2DB5">
      <w:pPr>
        <w:spacing w:line="420" w:lineRule="auto"/>
        <w:ind w:left="453" w:right="101" w:hanging="468"/>
      </w:pPr>
      <w:r w:rsidRPr="000B779F">
        <w:rPr>
          <w:rFonts w:ascii="Times New Roman" w:hAnsi="Times New Roman" w:cs="Times New Roman"/>
        </w:rPr>
        <w:lastRenderedPageBreak/>
        <w:t xml:space="preserve">U.S. Department of Education, National Center for Education Statistics. </w:t>
      </w:r>
      <w:r w:rsidRPr="000B779F">
        <w:rPr>
          <w:rFonts w:ascii="Times New Roman" w:hAnsi="Times New Roman" w:cs="Times New Roman"/>
          <w:i/>
        </w:rPr>
        <w:t>120 Years of American Education: A Statistical Portrait</w:t>
      </w:r>
      <w:r w:rsidRPr="000B779F">
        <w:rPr>
          <w:rFonts w:ascii="Times New Roman" w:hAnsi="Times New Roman" w:cs="Times New Roman"/>
        </w:rPr>
        <w:t>. January 1993.</w:t>
      </w:r>
      <w:r w:rsidR="00FB318C">
        <w:rPr>
          <w:rFonts w:ascii="Times New Roman" w:hAnsi="Times New Roman" w:cs="Times New Roman"/>
        </w:rPr>
        <w:br w:type="page"/>
      </w:r>
    </w:p>
    <w:p w14:paraId="5CF37CA2" w14:textId="05241679" w:rsidR="003C25C8" w:rsidRPr="004C2F06" w:rsidRDefault="00000000">
      <w:pPr>
        <w:pStyle w:val="Heading1"/>
        <w:spacing w:after="243"/>
        <w:ind w:left="-5" w:right="0"/>
        <w:rPr>
          <w:rFonts w:ascii="Times New Roman" w:hAnsi="Times New Roman" w:cs="Times New Roman"/>
        </w:rPr>
      </w:pPr>
      <w:r w:rsidRPr="004C2F06">
        <w:rPr>
          <w:rFonts w:ascii="Times New Roman" w:hAnsi="Times New Roman" w:cs="Times New Roman"/>
        </w:rPr>
        <w:lastRenderedPageBreak/>
        <w:t>Tables</w:t>
      </w:r>
    </w:p>
    <w:p w14:paraId="04012CFF" w14:textId="77777777" w:rsidR="003C25C8" w:rsidRPr="004C2F06" w:rsidRDefault="00000000">
      <w:pPr>
        <w:spacing w:after="0" w:line="259" w:lineRule="auto"/>
        <w:ind w:left="1962"/>
        <w:jc w:val="left"/>
        <w:rPr>
          <w:rFonts w:ascii="Times New Roman" w:hAnsi="Times New Roman" w:cs="Times New Roman"/>
        </w:rPr>
      </w:pPr>
      <w:r w:rsidRPr="004C2F06">
        <w:rPr>
          <w:rFonts w:ascii="Times New Roman" w:hAnsi="Times New Roman" w:cs="Times New Roman"/>
          <w:sz w:val="17"/>
        </w:rPr>
        <w:t>Table 1: Summary of key county-level statistics by county group in 1930</w:t>
      </w:r>
    </w:p>
    <w:tbl>
      <w:tblPr>
        <w:tblStyle w:val="TableGrid"/>
        <w:tblW w:w="7475" w:type="dxa"/>
        <w:tblInd w:w="943" w:type="dxa"/>
        <w:tblLook w:val="04A0" w:firstRow="1" w:lastRow="0" w:firstColumn="1" w:lastColumn="0" w:noHBand="0" w:noVBand="1"/>
      </w:tblPr>
      <w:tblGrid>
        <w:gridCol w:w="2610"/>
        <w:gridCol w:w="996"/>
        <w:gridCol w:w="1032"/>
        <w:gridCol w:w="1060"/>
        <w:gridCol w:w="873"/>
        <w:gridCol w:w="904"/>
      </w:tblGrid>
      <w:tr w:rsidR="003C25C8" w:rsidRPr="004C2F06" w14:paraId="6897EA5B" w14:textId="77777777" w:rsidTr="00BB23AF">
        <w:trPr>
          <w:trHeight w:val="20"/>
        </w:trPr>
        <w:tc>
          <w:tcPr>
            <w:tcW w:w="3606" w:type="dxa"/>
            <w:gridSpan w:val="2"/>
            <w:tcBorders>
              <w:top w:val="single" w:sz="5" w:space="0" w:color="000000"/>
              <w:left w:val="nil"/>
              <w:bottom w:val="nil"/>
              <w:right w:val="nil"/>
            </w:tcBorders>
            <w:vAlign w:val="center"/>
          </w:tcPr>
          <w:p w14:paraId="3C27D375" w14:textId="77777777" w:rsidR="003C25C8" w:rsidRPr="004C2F06" w:rsidRDefault="00000000" w:rsidP="00BB23AF">
            <w:pPr>
              <w:spacing w:after="0" w:line="240" w:lineRule="auto"/>
              <w:ind w:left="2759" w:firstLine="0"/>
              <w:jc w:val="left"/>
              <w:rPr>
                <w:rFonts w:ascii="Times New Roman" w:hAnsi="Times New Roman" w:cs="Times New Roman"/>
              </w:rPr>
            </w:pPr>
            <w:r w:rsidRPr="004C2F06">
              <w:rPr>
                <w:rFonts w:ascii="Times New Roman" w:hAnsi="Times New Roman" w:cs="Times New Roman"/>
                <w:sz w:val="17"/>
              </w:rPr>
              <w:t>All</w:t>
            </w:r>
          </w:p>
        </w:tc>
        <w:tc>
          <w:tcPr>
            <w:tcW w:w="1032" w:type="dxa"/>
            <w:tcBorders>
              <w:top w:val="single" w:sz="5" w:space="0" w:color="000000"/>
              <w:left w:val="nil"/>
              <w:bottom w:val="nil"/>
              <w:right w:val="nil"/>
            </w:tcBorders>
            <w:vAlign w:val="center"/>
          </w:tcPr>
          <w:p w14:paraId="5EE7F868"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South</w:t>
            </w:r>
          </w:p>
        </w:tc>
        <w:tc>
          <w:tcPr>
            <w:tcW w:w="1060" w:type="dxa"/>
            <w:tcBorders>
              <w:top w:val="single" w:sz="5" w:space="0" w:color="000000"/>
              <w:left w:val="nil"/>
              <w:bottom w:val="nil"/>
              <w:right w:val="nil"/>
            </w:tcBorders>
            <w:vAlign w:val="center"/>
          </w:tcPr>
          <w:p w14:paraId="0431A3D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Treated</w:t>
            </w:r>
          </w:p>
        </w:tc>
        <w:tc>
          <w:tcPr>
            <w:tcW w:w="873" w:type="dxa"/>
            <w:tcBorders>
              <w:top w:val="single" w:sz="5" w:space="0" w:color="000000"/>
              <w:left w:val="nil"/>
              <w:bottom w:val="nil"/>
              <w:right w:val="nil"/>
            </w:tcBorders>
          </w:tcPr>
          <w:p w14:paraId="7F685FA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Neighb.</w:t>
            </w:r>
            <w:r w:rsidR="00BB23AF" w:rsidRPr="004C2F06">
              <w:rPr>
                <w:rFonts w:ascii="Times New Roman" w:hAnsi="Times New Roman" w:cs="Times New Roman"/>
                <w:sz w:val="17"/>
              </w:rPr>
              <w:t xml:space="preserve"> </w:t>
            </w:r>
            <w:r w:rsidRPr="004C2F06">
              <w:rPr>
                <w:rFonts w:ascii="Times New Roman" w:hAnsi="Times New Roman" w:cs="Times New Roman"/>
                <w:sz w:val="17"/>
              </w:rPr>
              <w:t>Sth.</w:t>
            </w:r>
          </w:p>
        </w:tc>
        <w:tc>
          <w:tcPr>
            <w:tcW w:w="904" w:type="dxa"/>
            <w:tcBorders>
              <w:top w:val="single" w:sz="5" w:space="0" w:color="000000"/>
              <w:left w:val="nil"/>
              <w:bottom w:val="nil"/>
              <w:right w:val="nil"/>
            </w:tcBorders>
          </w:tcPr>
          <w:p w14:paraId="622B5C7E" w14:textId="77777777" w:rsidR="003C25C8" w:rsidRPr="004C2F06" w:rsidRDefault="00000000" w:rsidP="00BB23AF">
            <w:pPr>
              <w:spacing w:after="0" w:line="240" w:lineRule="auto"/>
              <w:ind w:left="143" w:firstLine="0"/>
              <w:jc w:val="left"/>
              <w:rPr>
                <w:rFonts w:ascii="Times New Roman" w:hAnsi="Times New Roman" w:cs="Times New Roman"/>
              </w:rPr>
            </w:pPr>
            <w:r w:rsidRPr="004C2F06">
              <w:rPr>
                <w:rFonts w:ascii="Times New Roman" w:hAnsi="Times New Roman" w:cs="Times New Roman"/>
                <w:i/>
                <w:sz w:val="17"/>
              </w:rPr>
              <w:t>p-value</w:t>
            </w:r>
          </w:p>
          <w:p w14:paraId="3488364D"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((3) &amp; (4))</w:t>
            </w:r>
          </w:p>
        </w:tc>
      </w:tr>
      <w:tr w:rsidR="003C25C8" w:rsidRPr="004C2F06" w14:paraId="18D54537" w14:textId="77777777" w:rsidTr="00BB23AF">
        <w:trPr>
          <w:trHeight w:val="378"/>
        </w:trPr>
        <w:tc>
          <w:tcPr>
            <w:tcW w:w="3606" w:type="dxa"/>
            <w:gridSpan w:val="2"/>
            <w:tcBorders>
              <w:top w:val="nil"/>
              <w:left w:val="nil"/>
              <w:bottom w:val="single" w:sz="3" w:space="0" w:color="000000"/>
              <w:right w:val="nil"/>
            </w:tcBorders>
          </w:tcPr>
          <w:p w14:paraId="2706A2B7" w14:textId="77777777" w:rsidR="003C25C8" w:rsidRPr="004C2F06" w:rsidRDefault="00000000" w:rsidP="00BB23AF">
            <w:pPr>
              <w:spacing w:after="0" w:line="240" w:lineRule="auto"/>
              <w:ind w:left="2761" w:firstLine="0"/>
              <w:jc w:val="left"/>
              <w:rPr>
                <w:rFonts w:ascii="Times New Roman" w:hAnsi="Times New Roman" w:cs="Times New Roman"/>
              </w:rPr>
            </w:pPr>
            <w:r w:rsidRPr="004C2F06">
              <w:rPr>
                <w:rFonts w:ascii="Times New Roman" w:hAnsi="Times New Roman" w:cs="Times New Roman"/>
                <w:sz w:val="17"/>
              </w:rPr>
              <w:t>(1)</w:t>
            </w:r>
          </w:p>
        </w:tc>
        <w:tc>
          <w:tcPr>
            <w:tcW w:w="1032" w:type="dxa"/>
            <w:tcBorders>
              <w:top w:val="nil"/>
              <w:left w:val="nil"/>
              <w:bottom w:val="single" w:sz="3" w:space="0" w:color="000000"/>
              <w:right w:val="nil"/>
            </w:tcBorders>
          </w:tcPr>
          <w:p w14:paraId="449D1169" w14:textId="77777777" w:rsidR="003C25C8" w:rsidRPr="004C2F06" w:rsidRDefault="00000000" w:rsidP="00BB23AF">
            <w:pPr>
              <w:spacing w:after="0" w:line="240" w:lineRule="auto"/>
              <w:ind w:left="151" w:firstLine="0"/>
              <w:jc w:val="left"/>
              <w:rPr>
                <w:rFonts w:ascii="Times New Roman" w:hAnsi="Times New Roman" w:cs="Times New Roman"/>
              </w:rPr>
            </w:pPr>
            <w:r w:rsidRPr="004C2F06">
              <w:rPr>
                <w:rFonts w:ascii="Times New Roman" w:hAnsi="Times New Roman" w:cs="Times New Roman"/>
                <w:sz w:val="17"/>
              </w:rPr>
              <w:t>(2)</w:t>
            </w:r>
          </w:p>
        </w:tc>
        <w:tc>
          <w:tcPr>
            <w:tcW w:w="1060" w:type="dxa"/>
            <w:tcBorders>
              <w:top w:val="nil"/>
              <w:left w:val="nil"/>
              <w:bottom w:val="single" w:sz="3" w:space="0" w:color="000000"/>
              <w:right w:val="nil"/>
            </w:tcBorders>
          </w:tcPr>
          <w:p w14:paraId="58B1B532" w14:textId="77777777" w:rsidR="003C25C8" w:rsidRPr="004C2F06" w:rsidRDefault="00000000" w:rsidP="00BB23AF">
            <w:pPr>
              <w:spacing w:after="0" w:line="240" w:lineRule="auto"/>
              <w:ind w:left="177" w:firstLine="0"/>
              <w:jc w:val="left"/>
              <w:rPr>
                <w:rFonts w:ascii="Times New Roman" w:hAnsi="Times New Roman" w:cs="Times New Roman"/>
              </w:rPr>
            </w:pPr>
            <w:r w:rsidRPr="004C2F06">
              <w:rPr>
                <w:rFonts w:ascii="Times New Roman" w:hAnsi="Times New Roman" w:cs="Times New Roman"/>
                <w:sz w:val="17"/>
              </w:rPr>
              <w:t>(3)</w:t>
            </w:r>
          </w:p>
        </w:tc>
        <w:tc>
          <w:tcPr>
            <w:tcW w:w="873" w:type="dxa"/>
            <w:tcBorders>
              <w:top w:val="nil"/>
              <w:left w:val="nil"/>
              <w:bottom w:val="single" w:sz="3" w:space="0" w:color="000000"/>
              <w:right w:val="nil"/>
            </w:tcBorders>
          </w:tcPr>
          <w:p w14:paraId="34812704" w14:textId="77777777" w:rsidR="003C25C8" w:rsidRPr="004C2F06" w:rsidRDefault="00000000" w:rsidP="00BB23AF">
            <w:pPr>
              <w:spacing w:after="0" w:line="240" w:lineRule="auto"/>
              <w:ind w:left="174" w:firstLine="0"/>
              <w:jc w:val="left"/>
              <w:rPr>
                <w:rFonts w:ascii="Times New Roman" w:hAnsi="Times New Roman" w:cs="Times New Roman"/>
              </w:rPr>
            </w:pPr>
            <w:r w:rsidRPr="004C2F06">
              <w:rPr>
                <w:rFonts w:ascii="Times New Roman" w:hAnsi="Times New Roman" w:cs="Times New Roman"/>
                <w:sz w:val="17"/>
              </w:rPr>
              <w:t>(4)</w:t>
            </w:r>
          </w:p>
        </w:tc>
        <w:tc>
          <w:tcPr>
            <w:tcW w:w="904" w:type="dxa"/>
            <w:tcBorders>
              <w:top w:val="nil"/>
              <w:left w:val="nil"/>
              <w:bottom w:val="single" w:sz="3" w:space="0" w:color="000000"/>
              <w:right w:val="nil"/>
            </w:tcBorders>
          </w:tcPr>
          <w:p w14:paraId="59C294DA" w14:textId="77777777" w:rsidR="003C25C8" w:rsidRPr="004C2F06" w:rsidRDefault="00000000" w:rsidP="00BB23AF">
            <w:pPr>
              <w:spacing w:after="0" w:line="240" w:lineRule="auto"/>
              <w:ind w:left="297" w:firstLine="0"/>
              <w:jc w:val="left"/>
              <w:rPr>
                <w:rFonts w:ascii="Times New Roman" w:hAnsi="Times New Roman" w:cs="Times New Roman"/>
              </w:rPr>
            </w:pPr>
            <w:r w:rsidRPr="004C2F06">
              <w:rPr>
                <w:rFonts w:ascii="Times New Roman" w:hAnsi="Times New Roman" w:cs="Times New Roman"/>
                <w:sz w:val="17"/>
              </w:rPr>
              <w:t>(5)</w:t>
            </w:r>
          </w:p>
        </w:tc>
      </w:tr>
      <w:tr w:rsidR="003C25C8" w:rsidRPr="004C2F06" w14:paraId="6ACF9C23" w14:textId="77777777" w:rsidTr="00BB23AF">
        <w:trPr>
          <w:trHeight w:val="290"/>
        </w:trPr>
        <w:tc>
          <w:tcPr>
            <w:tcW w:w="3606" w:type="dxa"/>
            <w:gridSpan w:val="2"/>
            <w:tcBorders>
              <w:top w:val="single" w:sz="3" w:space="0" w:color="000000"/>
              <w:left w:val="nil"/>
              <w:bottom w:val="single" w:sz="3" w:space="0" w:color="000000"/>
              <w:right w:val="nil"/>
            </w:tcBorders>
          </w:tcPr>
          <w:p w14:paraId="48CD1689"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A: General County Statistics</w:t>
            </w:r>
          </w:p>
        </w:tc>
        <w:tc>
          <w:tcPr>
            <w:tcW w:w="1032" w:type="dxa"/>
            <w:tcBorders>
              <w:top w:val="single" w:sz="3" w:space="0" w:color="000000"/>
              <w:left w:val="nil"/>
              <w:bottom w:val="single" w:sz="3" w:space="0" w:color="000000"/>
              <w:right w:val="nil"/>
            </w:tcBorders>
          </w:tcPr>
          <w:p w14:paraId="7EE67183"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1060" w:type="dxa"/>
            <w:tcBorders>
              <w:top w:val="single" w:sz="3" w:space="0" w:color="000000"/>
              <w:left w:val="nil"/>
              <w:bottom w:val="single" w:sz="3" w:space="0" w:color="000000"/>
              <w:right w:val="nil"/>
            </w:tcBorders>
          </w:tcPr>
          <w:p w14:paraId="699DB66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626CA64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7D34B9FA"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4D55D27" w14:textId="77777777" w:rsidTr="00BB23AF">
        <w:trPr>
          <w:trHeight w:val="227"/>
        </w:trPr>
        <w:tc>
          <w:tcPr>
            <w:tcW w:w="2610" w:type="dxa"/>
            <w:tcBorders>
              <w:top w:val="single" w:sz="3" w:space="0" w:color="000000"/>
              <w:left w:val="nil"/>
              <w:bottom w:val="nil"/>
              <w:right w:val="nil"/>
            </w:tcBorders>
          </w:tcPr>
          <w:p w14:paraId="39A5CF5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Population (Thous.)</w:t>
            </w:r>
          </w:p>
        </w:tc>
        <w:tc>
          <w:tcPr>
            <w:tcW w:w="996" w:type="dxa"/>
            <w:tcBorders>
              <w:top w:val="single" w:sz="3" w:space="0" w:color="000000"/>
              <w:left w:val="nil"/>
              <w:bottom w:val="nil"/>
              <w:right w:val="nil"/>
            </w:tcBorders>
          </w:tcPr>
          <w:p w14:paraId="29103AB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39.61</w:t>
            </w:r>
          </w:p>
        </w:tc>
        <w:tc>
          <w:tcPr>
            <w:tcW w:w="1032" w:type="dxa"/>
            <w:tcBorders>
              <w:top w:val="single" w:sz="3" w:space="0" w:color="000000"/>
              <w:left w:val="nil"/>
              <w:bottom w:val="nil"/>
              <w:right w:val="nil"/>
            </w:tcBorders>
          </w:tcPr>
          <w:p w14:paraId="6EA9267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26.69</w:t>
            </w:r>
          </w:p>
        </w:tc>
        <w:tc>
          <w:tcPr>
            <w:tcW w:w="1060" w:type="dxa"/>
            <w:tcBorders>
              <w:top w:val="single" w:sz="3" w:space="0" w:color="000000"/>
              <w:left w:val="nil"/>
              <w:bottom w:val="nil"/>
              <w:right w:val="nil"/>
            </w:tcBorders>
          </w:tcPr>
          <w:p w14:paraId="6A368976"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26.3</w:t>
            </w:r>
          </w:p>
        </w:tc>
        <w:tc>
          <w:tcPr>
            <w:tcW w:w="873" w:type="dxa"/>
            <w:tcBorders>
              <w:top w:val="single" w:sz="3" w:space="0" w:color="000000"/>
              <w:left w:val="nil"/>
              <w:bottom w:val="nil"/>
              <w:right w:val="nil"/>
            </w:tcBorders>
          </w:tcPr>
          <w:p w14:paraId="49445E0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26.59</w:t>
            </w:r>
          </w:p>
        </w:tc>
        <w:tc>
          <w:tcPr>
            <w:tcW w:w="904" w:type="dxa"/>
            <w:tcBorders>
              <w:top w:val="single" w:sz="3" w:space="0" w:color="000000"/>
              <w:left w:val="nil"/>
              <w:bottom w:val="nil"/>
              <w:right w:val="nil"/>
            </w:tcBorders>
          </w:tcPr>
          <w:p w14:paraId="5ED88E3B"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0.912</w:t>
            </w:r>
          </w:p>
        </w:tc>
      </w:tr>
      <w:tr w:rsidR="003C25C8" w:rsidRPr="004C2F06" w14:paraId="7DEFB50F" w14:textId="77777777" w:rsidTr="00BB23AF">
        <w:trPr>
          <w:trHeight w:val="523"/>
        </w:trPr>
        <w:tc>
          <w:tcPr>
            <w:tcW w:w="2610" w:type="dxa"/>
            <w:tcBorders>
              <w:top w:val="nil"/>
              <w:left w:val="nil"/>
              <w:bottom w:val="nil"/>
              <w:right w:val="nil"/>
            </w:tcBorders>
          </w:tcPr>
          <w:p w14:paraId="78637456"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1A72F8E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(2.427)</w:t>
            </w:r>
          </w:p>
        </w:tc>
        <w:tc>
          <w:tcPr>
            <w:tcW w:w="1032" w:type="dxa"/>
            <w:tcBorders>
              <w:top w:val="nil"/>
              <w:left w:val="nil"/>
              <w:bottom w:val="nil"/>
              <w:right w:val="nil"/>
            </w:tcBorders>
          </w:tcPr>
          <w:p w14:paraId="47C3CB40"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(1.322)</w:t>
            </w:r>
          </w:p>
        </w:tc>
        <w:tc>
          <w:tcPr>
            <w:tcW w:w="1060" w:type="dxa"/>
            <w:tcBorders>
              <w:top w:val="nil"/>
              <w:left w:val="nil"/>
              <w:bottom w:val="nil"/>
              <w:right w:val="nil"/>
            </w:tcBorders>
          </w:tcPr>
          <w:p w14:paraId="3D59307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(2.061)</w:t>
            </w:r>
          </w:p>
        </w:tc>
        <w:tc>
          <w:tcPr>
            <w:tcW w:w="873" w:type="dxa"/>
            <w:tcBorders>
              <w:top w:val="nil"/>
              <w:left w:val="nil"/>
              <w:bottom w:val="nil"/>
              <w:right w:val="nil"/>
            </w:tcBorders>
          </w:tcPr>
          <w:p w14:paraId="21A51362"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(1.736)</w:t>
            </w:r>
          </w:p>
        </w:tc>
        <w:tc>
          <w:tcPr>
            <w:tcW w:w="904" w:type="dxa"/>
            <w:tcBorders>
              <w:top w:val="nil"/>
              <w:left w:val="nil"/>
              <w:bottom w:val="nil"/>
              <w:right w:val="nil"/>
            </w:tcBorders>
          </w:tcPr>
          <w:p w14:paraId="54E55B63"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8276DAB" w14:textId="77777777" w:rsidTr="00BB23AF">
        <w:trPr>
          <w:trHeight w:val="252"/>
        </w:trPr>
        <w:tc>
          <w:tcPr>
            <w:tcW w:w="2610" w:type="dxa"/>
            <w:tcBorders>
              <w:top w:val="nil"/>
              <w:left w:val="nil"/>
              <w:bottom w:val="nil"/>
              <w:right w:val="nil"/>
            </w:tcBorders>
          </w:tcPr>
          <w:p w14:paraId="70020751"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School-age pop. (Thous.)</w:t>
            </w:r>
          </w:p>
        </w:tc>
        <w:tc>
          <w:tcPr>
            <w:tcW w:w="996" w:type="dxa"/>
            <w:tcBorders>
              <w:top w:val="nil"/>
              <w:left w:val="nil"/>
              <w:bottom w:val="nil"/>
              <w:right w:val="nil"/>
            </w:tcBorders>
          </w:tcPr>
          <w:p w14:paraId="18DFACD5"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10.15</w:t>
            </w:r>
          </w:p>
        </w:tc>
        <w:tc>
          <w:tcPr>
            <w:tcW w:w="1032" w:type="dxa"/>
            <w:tcBorders>
              <w:top w:val="nil"/>
              <w:left w:val="nil"/>
              <w:bottom w:val="nil"/>
              <w:right w:val="nil"/>
            </w:tcBorders>
          </w:tcPr>
          <w:p w14:paraId="57F62B56" w14:textId="77777777" w:rsidR="003C25C8" w:rsidRPr="004C2F06" w:rsidRDefault="00000000" w:rsidP="00BB23AF">
            <w:pPr>
              <w:spacing w:after="0" w:line="240" w:lineRule="auto"/>
              <w:ind w:left="108" w:firstLine="0"/>
              <w:jc w:val="left"/>
              <w:rPr>
                <w:rFonts w:ascii="Times New Roman" w:hAnsi="Times New Roman" w:cs="Times New Roman"/>
              </w:rPr>
            </w:pPr>
            <w:r w:rsidRPr="004C2F06">
              <w:rPr>
                <w:rFonts w:ascii="Times New Roman" w:hAnsi="Times New Roman" w:cs="Times New Roman"/>
                <w:sz w:val="17"/>
              </w:rPr>
              <w:t>7.92</w:t>
            </w:r>
          </w:p>
        </w:tc>
        <w:tc>
          <w:tcPr>
            <w:tcW w:w="1060" w:type="dxa"/>
            <w:tcBorders>
              <w:top w:val="nil"/>
              <w:left w:val="nil"/>
              <w:bottom w:val="nil"/>
              <w:right w:val="nil"/>
            </w:tcBorders>
          </w:tcPr>
          <w:p w14:paraId="19E978C8"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7.998</w:t>
            </w:r>
          </w:p>
        </w:tc>
        <w:tc>
          <w:tcPr>
            <w:tcW w:w="873" w:type="dxa"/>
            <w:tcBorders>
              <w:top w:val="nil"/>
              <w:left w:val="nil"/>
              <w:bottom w:val="nil"/>
              <w:right w:val="nil"/>
            </w:tcBorders>
          </w:tcPr>
          <w:p w14:paraId="2CCB51C5"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8.012</w:t>
            </w:r>
          </w:p>
        </w:tc>
        <w:tc>
          <w:tcPr>
            <w:tcW w:w="904" w:type="dxa"/>
            <w:tcBorders>
              <w:top w:val="nil"/>
              <w:left w:val="nil"/>
              <w:bottom w:val="nil"/>
              <w:right w:val="nil"/>
            </w:tcBorders>
          </w:tcPr>
          <w:p w14:paraId="0F0CC67D"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0.984</w:t>
            </w:r>
          </w:p>
        </w:tc>
      </w:tr>
      <w:tr w:rsidR="003C25C8" w:rsidRPr="004C2F06" w14:paraId="6C714E05" w14:textId="77777777" w:rsidTr="00BB23AF">
        <w:trPr>
          <w:trHeight w:val="523"/>
        </w:trPr>
        <w:tc>
          <w:tcPr>
            <w:tcW w:w="2610" w:type="dxa"/>
            <w:tcBorders>
              <w:top w:val="nil"/>
              <w:left w:val="nil"/>
              <w:bottom w:val="nil"/>
              <w:right w:val="nil"/>
            </w:tcBorders>
          </w:tcPr>
          <w:p w14:paraId="1BA7252C"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649B9C2"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(0.541)</w:t>
            </w:r>
          </w:p>
        </w:tc>
        <w:tc>
          <w:tcPr>
            <w:tcW w:w="1032" w:type="dxa"/>
            <w:tcBorders>
              <w:top w:val="nil"/>
              <w:left w:val="nil"/>
              <w:bottom w:val="nil"/>
              <w:right w:val="nil"/>
            </w:tcBorders>
          </w:tcPr>
          <w:p w14:paraId="05685133"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(0.32)</w:t>
            </w:r>
          </w:p>
        </w:tc>
        <w:tc>
          <w:tcPr>
            <w:tcW w:w="1060" w:type="dxa"/>
            <w:tcBorders>
              <w:top w:val="nil"/>
              <w:left w:val="nil"/>
              <w:bottom w:val="nil"/>
              <w:right w:val="nil"/>
            </w:tcBorders>
          </w:tcPr>
          <w:p w14:paraId="0DFFBF9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(0.516)</w:t>
            </w:r>
          </w:p>
        </w:tc>
        <w:tc>
          <w:tcPr>
            <w:tcW w:w="873" w:type="dxa"/>
            <w:tcBorders>
              <w:top w:val="nil"/>
              <w:left w:val="nil"/>
              <w:bottom w:val="nil"/>
              <w:right w:val="nil"/>
            </w:tcBorders>
          </w:tcPr>
          <w:p w14:paraId="27669259"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(0.447)</w:t>
            </w:r>
          </w:p>
        </w:tc>
        <w:tc>
          <w:tcPr>
            <w:tcW w:w="904" w:type="dxa"/>
            <w:tcBorders>
              <w:top w:val="nil"/>
              <w:left w:val="nil"/>
              <w:bottom w:val="nil"/>
              <w:right w:val="nil"/>
            </w:tcBorders>
          </w:tcPr>
          <w:p w14:paraId="25092F89"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5AB0E61D" w14:textId="77777777" w:rsidTr="00BB23AF">
        <w:trPr>
          <w:trHeight w:val="279"/>
        </w:trPr>
        <w:tc>
          <w:tcPr>
            <w:tcW w:w="2610" w:type="dxa"/>
            <w:tcBorders>
              <w:top w:val="nil"/>
              <w:left w:val="nil"/>
              <w:bottom w:val="nil"/>
              <w:right w:val="nil"/>
            </w:tcBorders>
          </w:tcPr>
          <w:p w14:paraId="51CAF8F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urban</w:t>
            </w:r>
          </w:p>
        </w:tc>
        <w:tc>
          <w:tcPr>
            <w:tcW w:w="996" w:type="dxa"/>
            <w:tcBorders>
              <w:top w:val="nil"/>
              <w:left w:val="nil"/>
              <w:bottom w:val="nil"/>
              <w:right w:val="nil"/>
            </w:tcBorders>
          </w:tcPr>
          <w:p w14:paraId="72BD41BD"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0.214</w:t>
            </w:r>
          </w:p>
        </w:tc>
        <w:tc>
          <w:tcPr>
            <w:tcW w:w="1032" w:type="dxa"/>
            <w:tcBorders>
              <w:top w:val="nil"/>
              <w:left w:val="nil"/>
              <w:bottom w:val="nil"/>
              <w:right w:val="nil"/>
            </w:tcBorders>
          </w:tcPr>
          <w:p w14:paraId="618FEA1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0.155</w:t>
            </w:r>
          </w:p>
        </w:tc>
        <w:tc>
          <w:tcPr>
            <w:tcW w:w="1060" w:type="dxa"/>
            <w:tcBorders>
              <w:top w:val="nil"/>
              <w:left w:val="nil"/>
              <w:bottom w:val="nil"/>
              <w:right w:val="nil"/>
            </w:tcBorders>
          </w:tcPr>
          <w:p w14:paraId="69146D1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0.134</w:t>
            </w:r>
          </w:p>
        </w:tc>
        <w:tc>
          <w:tcPr>
            <w:tcW w:w="873" w:type="dxa"/>
            <w:tcBorders>
              <w:top w:val="nil"/>
              <w:left w:val="nil"/>
              <w:bottom w:val="nil"/>
              <w:right w:val="nil"/>
            </w:tcBorders>
          </w:tcPr>
          <w:p w14:paraId="4FA8F08E"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0.173</w:t>
            </w:r>
          </w:p>
        </w:tc>
        <w:tc>
          <w:tcPr>
            <w:tcW w:w="904" w:type="dxa"/>
            <w:tcBorders>
              <w:top w:val="nil"/>
              <w:left w:val="nil"/>
              <w:bottom w:val="nil"/>
              <w:right w:val="nil"/>
            </w:tcBorders>
          </w:tcPr>
          <w:p w14:paraId="1F214716"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0.059</w:t>
            </w:r>
            <w:r w:rsidRPr="004C2F06">
              <w:rPr>
                <w:rFonts w:ascii="Cambria Math" w:hAnsi="Cambria Math" w:cs="Cambria Math"/>
                <w:sz w:val="17"/>
                <w:vertAlign w:val="superscript"/>
              </w:rPr>
              <w:t>∗</w:t>
            </w:r>
          </w:p>
        </w:tc>
      </w:tr>
      <w:tr w:rsidR="003C25C8" w:rsidRPr="004C2F06" w14:paraId="7016CBF7" w14:textId="77777777" w:rsidTr="00BB23AF">
        <w:trPr>
          <w:trHeight w:val="523"/>
        </w:trPr>
        <w:tc>
          <w:tcPr>
            <w:tcW w:w="2610" w:type="dxa"/>
            <w:tcBorders>
              <w:top w:val="nil"/>
              <w:left w:val="nil"/>
              <w:bottom w:val="nil"/>
              <w:right w:val="nil"/>
            </w:tcBorders>
          </w:tcPr>
          <w:p w14:paraId="4F78DF8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B24BEBF"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(0.005)</w:t>
            </w:r>
          </w:p>
        </w:tc>
        <w:tc>
          <w:tcPr>
            <w:tcW w:w="1032" w:type="dxa"/>
            <w:tcBorders>
              <w:top w:val="nil"/>
              <w:left w:val="nil"/>
              <w:bottom w:val="nil"/>
              <w:right w:val="nil"/>
            </w:tcBorders>
          </w:tcPr>
          <w:p w14:paraId="7BB68AC3"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(0.008)</w:t>
            </w:r>
          </w:p>
        </w:tc>
        <w:tc>
          <w:tcPr>
            <w:tcW w:w="1060" w:type="dxa"/>
            <w:tcBorders>
              <w:top w:val="nil"/>
              <w:left w:val="nil"/>
              <w:bottom w:val="nil"/>
              <w:right w:val="nil"/>
            </w:tcBorders>
          </w:tcPr>
          <w:p w14:paraId="24F651E7"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(0.013)</w:t>
            </w:r>
          </w:p>
        </w:tc>
        <w:tc>
          <w:tcPr>
            <w:tcW w:w="873" w:type="dxa"/>
            <w:tcBorders>
              <w:top w:val="nil"/>
              <w:left w:val="nil"/>
              <w:bottom w:val="nil"/>
              <w:right w:val="nil"/>
            </w:tcBorders>
          </w:tcPr>
          <w:p w14:paraId="18B0D686"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(0.016)</w:t>
            </w:r>
          </w:p>
        </w:tc>
        <w:tc>
          <w:tcPr>
            <w:tcW w:w="904" w:type="dxa"/>
            <w:tcBorders>
              <w:top w:val="nil"/>
              <w:left w:val="nil"/>
              <w:bottom w:val="nil"/>
              <w:right w:val="nil"/>
            </w:tcBorders>
          </w:tcPr>
          <w:p w14:paraId="532290B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D1FAE3" w14:textId="77777777" w:rsidTr="00BB23AF">
        <w:trPr>
          <w:trHeight w:val="288"/>
        </w:trPr>
        <w:tc>
          <w:tcPr>
            <w:tcW w:w="2610" w:type="dxa"/>
            <w:tcBorders>
              <w:top w:val="nil"/>
              <w:left w:val="nil"/>
              <w:bottom w:val="nil"/>
              <w:right w:val="nil"/>
            </w:tcBorders>
          </w:tcPr>
          <w:p w14:paraId="359BBCDD"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married women</w:t>
            </w:r>
          </w:p>
        </w:tc>
        <w:tc>
          <w:tcPr>
            <w:tcW w:w="996" w:type="dxa"/>
            <w:tcBorders>
              <w:top w:val="nil"/>
              <w:left w:val="nil"/>
              <w:bottom w:val="nil"/>
              <w:right w:val="nil"/>
            </w:tcBorders>
          </w:tcPr>
          <w:p w14:paraId="32A9471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0.102</w:t>
            </w:r>
          </w:p>
        </w:tc>
        <w:tc>
          <w:tcPr>
            <w:tcW w:w="1032" w:type="dxa"/>
            <w:tcBorders>
              <w:top w:val="nil"/>
              <w:left w:val="nil"/>
              <w:bottom w:val="nil"/>
              <w:right w:val="nil"/>
            </w:tcBorders>
          </w:tcPr>
          <w:p w14:paraId="231A4C20"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0.136</w:t>
            </w:r>
          </w:p>
        </w:tc>
        <w:tc>
          <w:tcPr>
            <w:tcW w:w="1060" w:type="dxa"/>
            <w:tcBorders>
              <w:top w:val="nil"/>
              <w:left w:val="nil"/>
              <w:bottom w:val="nil"/>
              <w:right w:val="nil"/>
            </w:tcBorders>
          </w:tcPr>
          <w:p w14:paraId="42E735A0"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0.092</w:t>
            </w:r>
          </w:p>
        </w:tc>
        <w:tc>
          <w:tcPr>
            <w:tcW w:w="873" w:type="dxa"/>
            <w:tcBorders>
              <w:top w:val="nil"/>
              <w:left w:val="nil"/>
              <w:bottom w:val="nil"/>
              <w:right w:val="nil"/>
            </w:tcBorders>
          </w:tcPr>
          <w:p w14:paraId="3B011856"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0.118</w:t>
            </w:r>
          </w:p>
        </w:tc>
        <w:tc>
          <w:tcPr>
            <w:tcW w:w="904" w:type="dxa"/>
            <w:tcBorders>
              <w:top w:val="nil"/>
              <w:left w:val="nil"/>
              <w:bottom w:val="nil"/>
              <w:right w:val="nil"/>
            </w:tcBorders>
          </w:tcPr>
          <w:p w14:paraId="340F7395" w14:textId="77777777" w:rsidR="003C25C8" w:rsidRPr="004C2F06" w:rsidRDefault="00000000" w:rsidP="00BB23AF">
            <w:pPr>
              <w:spacing w:after="0" w:line="240" w:lineRule="auto"/>
              <w:ind w:left="117" w:firstLine="0"/>
              <w:jc w:val="left"/>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6B24FE74" w14:textId="77777777" w:rsidTr="00BB23AF">
        <w:trPr>
          <w:trHeight w:val="523"/>
        </w:trPr>
        <w:tc>
          <w:tcPr>
            <w:tcW w:w="2610" w:type="dxa"/>
            <w:tcBorders>
              <w:top w:val="nil"/>
              <w:left w:val="nil"/>
              <w:bottom w:val="nil"/>
              <w:right w:val="nil"/>
            </w:tcBorders>
          </w:tcPr>
          <w:p w14:paraId="4592B58D"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84BA8F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799D847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AEF8B5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nil"/>
              <w:right w:val="nil"/>
            </w:tcBorders>
          </w:tcPr>
          <w:p w14:paraId="42C0845B"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(0.005)</w:t>
            </w:r>
          </w:p>
        </w:tc>
        <w:tc>
          <w:tcPr>
            <w:tcW w:w="904" w:type="dxa"/>
            <w:tcBorders>
              <w:top w:val="nil"/>
              <w:left w:val="nil"/>
              <w:bottom w:val="nil"/>
              <w:right w:val="nil"/>
            </w:tcBorders>
          </w:tcPr>
          <w:p w14:paraId="6EA28068"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2204A85C" w14:textId="77777777" w:rsidTr="00BB23AF">
        <w:trPr>
          <w:trHeight w:val="288"/>
        </w:trPr>
        <w:tc>
          <w:tcPr>
            <w:tcW w:w="2610" w:type="dxa"/>
            <w:tcBorders>
              <w:top w:val="nil"/>
              <w:left w:val="nil"/>
              <w:bottom w:val="nil"/>
              <w:right w:val="nil"/>
            </w:tcBorders>
          </w:tcPr>
          <w:p w14:paraId="05429EE8"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LFP of white married women</w:t>
            </w:r>
          </w:p>
        </w:tc>
        <w:tc>
          <w:tcPr>
            <w:tcW w:w="996" w:type="dxa"/>
            <w:tcBorders>
              <w:top w:val="nil"/>
              <w:left w:val="nil"/>
              <w:bottom w:val="nil"/>
              <w:right w:val="nil"/>
            </w:tcBorders>
          </w:tcPr>
          <w:p w14:paraId="67D6DA0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0.081</w:t>
            </w:r>
          </w:p>
        </w:tc>
        <w:tc>
          <w:tcPr>
            <w:tcW w:w="1032" w:type="dxa"/>
            <w:tcBorders>
              <w:top w:val="nil"/>
              <w:left w:val="nil"/>
              <w:bottom w:val="nil"/>
              <w:right w:val="nil"/>
            </w:tcBorders>
          </w:tcPr>
          <w:p w14:paraId="3876739E"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0.082</w:t>
            </w:r>
          </w:p>
        </w:tc>
        <w:tc>
          <w:tcPr>
            <w:tcW w:w="1060" w:type="dxa"/>
            <w:tcBorders>
              <w:top w:val="nil"/>
              <w:left w:val="nil"/>
              <w:bottom w:val="nil"/>
              <w:right w:val="nil"/>
            </w:tcBorders>
          </w:tcPr>
          <w:p w14:paraId="333E35A9"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0.067</w:t>
            </w:r>
          </w:p>
        </w:tc>
        <w:tc>
          <w:tcPr>
            <w:tcW w:w="873" w:type="dxa"/>
            <w:tcBorders>
              <w:top w:val="nil"/>
              <w:left w:val="nil"/>
              <w:bottom w:val="nil"/>
              <w:right w:val="nil"/>
            </w:tcBorders>
          </w:tcPr>
          <w:p w14:paraId="749D763F"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0.079</w:t>
            </w:r>
          </w:p>
        </w:tc>
        <w:tc>
          <w:tcPr>
            <w:tcW w:w="904" w:type="dxa"/>
            <w:tcBorders>
              <w:top w:val="nil"/>
              <w:left w:val="nil"/>
              <w:bottom w:val="nil"/>
              <w:right w:val="nil"/>
            </w:tcBorders>
          </w:tcPr>
          <w:p w14:paraId="57CE57A1" w14:textId="77777777" w:rsidR="003C25C8" w:rsidRPr="004C2F06" w:rsidRDefault="00000000" w:rsidP="00BB23AF">
            <w:pPr>
              <w:spacing w:after="0" w:line="240" w:lineRule="auto"/>
              <w:ind w:left="147" w:firstLine="0"/>
              <w:jc w:val="left"/>
              <w:rPr>
                <w:rFonts w:ascii="Times New Roman" w:hAnsi="Times New Roman" w:cs="Times New Roman"/>
              </w:rPr>
            </w:pPr>
            <w:r w:rsidRPr="004C2F06">
              <w:rPr>
                <w:rFonts w:ascii="Times New Roman" w:hAnsi="Times New Roman" w:cs="Times New Roman"/>
                <w:sz w:val="17"/>
              </w:rPr>
              <w:t>0.011</w:t>
            </w:r>
            <w:r w:rsidRPr="004C2F06">
              <w:rPr>
                <w:rFonts w:ascii="Cambria Math" w:hAnsi="Cambria Math" w:cs="Cambria Math"/>
                <w:sz w:val="17"/>
                <w:vertAlign w:val="superscript"/>
              </w:rPr>
              <w:t>∗∗</w:t>
            </w:r>
          </w:p>
        </w:tc>
      </w:tr>
      <w:tr w:rsidR="003C25C8" w:rsidRPr="004C2F06" w14:paraId="25F2EBC4" w14:textId="77777777" w:rsidTr="00BB23AF">
        <w:trPr>
          <w:trHeight w:val="523"/>
        </w:trPr>
        <w:tc>
          <w:tcPr>
            <w:tcW w:w="2610" w:type="dxa"/>
            <w:tcBorders>
              <w:top w:val="nil"/>
              <w:left w:val="nil"/>
              <w:bottom w:val="nil"/>
              <w:right w:val="nil"/>
            </w:tcBorders>
          </w:tcPr>
          <w:p w14:paraId="27BBA857"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6535E00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(0.001)</w:t>
            </w:r>
          </w:p>
        </w:tc>
        <w:tc>
          <w:tcPr>
            <w:tcW w:w="1032" w:type="dxa"/>
            <w:tcBorders>
              <w:top w:val="nil"/>
              <w:left w:val="nil"/>
              <w:bottom w:val="nil"/>
              <w:right w:val="nil"/>
            </w:tcBorders>
          </w:tcPr>
          <w:p w14:paraId="5EE159BE"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nil"/>
              <w:right w:val="nil"/>
            </w:tcBorders>
          </w:tcPr>
          <w:p w14:paraId="063CB401"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(0.003)</w:t>
            </w:r>
          </w:p>
        </w:tc>
        <w:tc>
          <w:tcPr>
            <w:tcW w:w="873" w:type="dxa"/>
            <w:tcBorders>
              <w:top w:val="nil"/>
              <w:left w:val="nil"/>
              <w:bottom w:val="nil"/>
              <w:right w:val="nil"/>
            </w:tcBorders>
          </w:tcPr>
          <w:p w14:paraId="61D2460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(0.003)</w:t>
            </w:r>
          </w:p>
        </w:tc>
        <w:tc>
          <w:tcPr>
            <w:tcW w:w="904" w:type="dxa"/>
            <w:tcBorders>
              <w:top w:val="nil"/>
              <w:left w:val="nil"/>
              <w:bottom w:val="nil"/>
              <w:right w:val="nil"/>
            </w:tcBorders>
          </w:tcPr>
          <w:p w14:paraId="5AD484AE"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73913E79" w14:textId="77777777" w:rsidTr="00BB23AF">
        <w:trPr>
          <w:trHeight w:val="279"/>
        </w:trPr>
        <w:tc>
          <w:tcPr>
            <w:tcW w:w="2610" w:type="dxa"/>
            <w:tcBorders>
              <w:top w:val="nil"/>
              <w:left w:val="nil"/>
              <w:bottom w:val="nil"/>
              <w:right w:val="nil"/>
            </w:tcBorders>
          </w:tcPr>
          <w:p w14:paraId="734B8EE6"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Num. children of marr. wom.</w:t>
            </w:r>
          </w:p>
        </w:tc>
        <w:tc>
          <w:tcPr>
            <w:tcW w:w="996" w:type="dxa"/>
            <w:tcBorders>
              <w:top w:val="nil"/>
              <w:left w:val="nil"/>
              <w:bottom w:val="nil"/>
              <w:right w:val="nil"/>
            </w:tcBorders>
          </w:tcPr>
          <w:p w14:paraId="34B5FF7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2.036</w:t>
            </w:r>
          </w:p>
        </w:tc>
        <w:tc>
          <w:tcPr>
            <w:tcW w:w="1032" w:type="dxa"/>
            <w:tcBorders>
              <w:top w:val="nil"/>
              <w:left w:val="nil"/>
              <w:bottom w:val="nil"/>
              <w:right w:val="nil"/>
            </w:tcBorders>
          </w:tcPr>
          <w:p w14:paraId="451595D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2.247</w:t>
            </w:r>
          </w:p>
        </w:tc>
        <w:tc>
          <w:tcPr>
            <w:tcW w:w="1060" w:type="dxa"/>
            <w:tcBorders>
              <w:top w:val="nil"/>
              <w:left w:val="nil"/>
              <w:bottom w:val="nil"/>
              <w:right w:val="nil"/>
            </w:tcBorders>
          </w:tcPr>
          <w:p w14:paraId="682293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2.355</w:t>
            </w:r>
          </w:p>
        </w:tc>
        <w:tc>
          <w:tcPr>
            <w:tcW w:w="873" w:type="dxa"/>
            <w:tcBorders>
              <w:top w:val="nil"/>
              <w:left w:val="nil"/>
              <w:bottom w:val="nil"/>
              <w:right w:val="nil"/>
            </w:tcBorders>
          </w:tcPr>
          <w:p w14:paraId="117139AA"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2.308</w:t>
            </w:r>
          </w:p>
        </w:tc>
        <w:tc>
          <w:tcPr>
            <w:tcW w:w="904" w:type="dxa"/>
            <w:tcBorders>
              <w:top w:val="nil"/>
              <w:left w:val="nil"/>
              <w:bottom w:val="nil"/>
              <w:right w:val="nil"/>
            </w:tcBorders>
          </w:tcPr>
          <w:p w14:paraId="3FBDE89A" w14:textId="77777777" w:rsidR="003C25C8" w:rsidRPr="004C2F06" w:rsidRDefault="00000000" w:rsidP="00BB23AF">
            <w:pPr>
              <w:spacing w:after="0" w:line="240" w:lineRule="auto"/>
              <w:ind w:left="212" w:firstLine="0"/>
              <w:jc w:val="left"/>
              <w:rPr>
                <w:rFonts w:ascii="Times New Roman" w:hAnsi="Times New Roman" w:cs="Times New Roman"/>
              </w:rPr>
            </w:pPr>
            <w:r w:rsidRPr="004C2F06">
              <w:rPr>
                <w:rFonts w:ascii="Times New Roman" w:hAnsi="Times New Roman" w:cs="Times New Roman"/>
                <w:sz w:val="17"/>
              </w:rPr>
              <w:t>0.181</w:t>
            </w:r>
          </w:p>
        </w:tc>
      </w:tr>
      <w:tr w:rsidR="003C25C8" w:rsidRPr="004C2F06" w14:paraId="4DD97EDD" w14:textId="77777777" w:rsidTr="00BB23AF">
        <w:trPr>
          <w:trHeight w:val="523"/>
        </w:trPr>
        <w:tc>
          <w:tcPr>
            <w:tcW w:w="2610" w:type="dxa"/>
            <w:tcBorders>
              <w:top w:val="nil"/>
              <w:left w:val="nil"/>
              <w:bottom w:val="nil"/>
              <w:right w:val="nil"/>
            </w:tcBorders>
          </w:tcPr>
          <w:p w14:paraId="2616A2B1"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4D6C2828"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(0.007)</w:t>
            </w:r>
          </w:p>
        </w:tc>
        <w:tc>
          <w:tcPr>
            <w:tcW w:w="1032" w:type="dxa"/>
            <w:tcBorders>
              <w:top w:val="nil"/>
              <w:left w:val="nil"/>
              <w:bottom w:val="nil"/>
              <w:right w:val="nil"/>
            </w:tcBorders>
          </w:tcPr>
          <w:p w14:paraId="494D67C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(0.012)</w:t>
            </w:r>
          </w:p>
        </w:tc>
        <w:tc>
          <w:tcPr>
            <w:tcW w:w="1060" w:type="dxa"/>
            <w:tcBorders>
              <w:top w:val="nil"/>
              <w:left w:val="nil"/>
              <w:bottom w:val="nil"/>
              <w:right w:val="nil"/>
            </w:tcBorders>
          </w:tcPr>
          <w:p w14:paraId="39938162"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(0.029)</w:t>
            </w:r>
          </w:p>
        </w:tc>
        <w:tc>
          <w:tcPr>
            <w:tcW w:w="873" w:type="dxa"/>
            <w:tcBorders>
              <w:top w:val="nil"/>
              <w:left w:val="nil"/>
              <w:bottom w:val="nil"/>
              <w:right w:val="nil"/>
            </w:tcBorders>
          </w:tcPr>
          <w:p w14:paraId="6AD74DA3"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(0.02)</w:t>
            </w:r>
          </w:p>
        </w:tc>
        <w:tc>
          <w:tcPr>
            <w:tcW w:w="904" w:type="dxa"/>
            <w:tcBorders>
              <w:top w:val="nil"/>
              <w:left w:val="nil"/>
              <w:bottom w:val="nil"/>
              <w:right w:val="nil"/>
            </w:tcBorders>
          </w:tcPr>
          <w:p w14:paraId="60CA5987"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1097BD6B" w14:textId="77777777" w:rsidTr="00BB23AF">
        <w:trPr>
          <w:trHeight w:val="297"/>
        </w:trPr>
        <w:tc>
          <w:tcPr>
            <w:tcW w:w="2610" w:type="dxa"/>
            <w:tcBorders>
              <w:top w:val="nil"/>
              <w:left w:val="nil"/>
              <w:bottom w:val="nil"/>
              <w:right w:val="nil"/>
            </w:tcBorders>
          </w:tcPr>
          <w:p w14:paraId="2BE4B090"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Unemployment rate</w:t>
            </w:r>
          </w:p>
        </w:tc>
        <w:tc>
          <w:tcPr>
            <w:tcW w:w="996" w:type="dxa"/>
            <w:tcBorders>
              <w:top w:val="nil"/>
              <w:left w:val="nil"/>
              <w:bottom w:val="nil"/>
              <w:right w:val="nil"/>
            </w:tcBorders>
          </w:tcPr>
          <w:p w14:paraId="7F565AB4"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0.054</w:t>
            </w:r>
          </w:p>
        </w:tc>
        <w:tc>
          <w:tcPr>
            <w:tcW w:w="1032" w:type="dxa"/>
            <w:tcBorders>
              <w:top w:val="nil"/>
              <w:left w:val="nil"/>
              <w:bottom w:val="nil"/>
              <w:right w:val="nil"/>
            </w:tcBorders>
          </w:tcPr>
          <w:p w14:paraId="2EE295C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0.042</w:t>
            </w:r>
          </w:p>
        </w:tc>
        <w:tc>
          <w:tcPr>
            <w:tcW w:w="1060" w:type="dxa"/>
            <w:tcBorders>
              <w:top w:val="nil"/>
              <w:left w:val="nil"/>
              <w:bottom w:val="nil"/>
              <w:right w:val="nil"/>
            </w:tcBorders>
          </w:tcPr>
          <w:p w14:paraId="45993D8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0.042</w:t>
            </w:r>
          </w:p>
        </w:tc>
        <w:tc>
          <w:tcPr>
            <w:tcW w:w="873" w:type="dxa"/>
            <w:tcBorders>
              <w:top w:val="nil"/>
              <w:left w:val="nil"/>
              <w:bottom w:val="nil"/>
              <w:right w:val="nil"/>
            </w:tcBorders>
          </w:tcPr>
          <w:p w14:paraId="22DA2109"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0.047</w:t>
            </w:r>
          </w:p>
        </w:tc>
        <w:tc>
          <w:tcPr>
            <w:tcW w:w="904" w:type="dxa"/>
            <w:tcBorders>
              <w:top w:val="nil"/>
              <w:left w:val="nil"/>
              <w:bottom w:val="nil"/>
              <w:right w:val="nil"/>
            </w:tcBorders>
          </w:tcPr>
          <w:p w14:paraId="25322A91" w14:textId="77777777" w:rsidR="003C25C8" w:rsidRPr="004C2F06" w:rsidRDefault="00000000" w:rsidP="00BB23AF">
            <w:pPr>
              <w:spacing w:after="0" w:line="240" w:lineRule="auto"/>
              <w:ind w:left="178" w:firstLine="0"/>
              <w:jc w:val="left"/>
              <w:rPr>
                <w:rFonts w:ascii="Times New Roman" w:hAnsi="Times New Roman" w:cs="Times New Roman"/>
              </w:rPr>
            </w:pPr>
            <w:r w:rsidRPr="004C2F06">
              <w:rPr>
                <w:rFonts w:ascii="Times New Roman" w:hAnsi="Times New Roman" w:cs="Times New Roman"/>
                <w:sz w:val="17"/>
              </w:rPr>
              <w:t>0.062</w:t>
            </w:r>
            <w:r w:rsidRPr="004C2F06">
              <w:rPr>
                <w:rFonts w:ascii="Cambria Math" w:hAnsi="Cambria Math" w:cs="Cambria Math"/>
                <w:sz w:val="17"/>
                <w:vertAlign w:val="superscript"/>
              </w:rPr>
              <w:t>∗</w:t>
            </w:r>
          </w:p>
        </w:tc>
      </w:tr>
      <w:tr w:rsidR="003C25C8" w:rsidRPr="004C2F06" w14:paraId="4F5CEF8D" w14:textId="77777777" w:rsidTr="00BB23AF">
        <w:trPr>
          <w:trHeight w:val="523"/>
        </w:trPr>
        <w:tc>
          <w:tcPr>
            <w:tcW w:w="4638" w:type="dxa"/>
            <w:gridSpan w:val="3"/>
            <w:tcBorders>
              <w:top w:val="nil"/>
              <w:left w:val="nil"/>
              <w:bottom w:val="single" w:sz="3" w:space="0" w:color="000000"/>
              <w:right w:val="nil"/>
            </w:tcBorders>
          </w:tcPr>
          <w:p w14:paraId="284A62F3" w14:textId="77777777" w:rsidR="003C25C8" w:rsidRPr="004C2F06" w:rsidRDefault="00000000" w:rsidP="00BB23AF">
            <w:pPr>
              <w:tabs>
                <w:tab w:val="center" w:pos="2870"/>
                <w:tab w:val="center" w:pos="3865"/>
              </w:tabs>
              <w:spacing w:after="0" w:line="240"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(0.001)</w:t>
            </w:r>
            <w:r w:rsidRPr="004C2F06">
              <w:rPr>
                <w:rFonts w:ascii="Times New Roman" w:hAnsi="Times New Roman" w:cs="Times New Roman"/>
                <w:sz w:val="17"/>
              </w:rPr>
              <w:tab/>
              <w:t>(0.001)</w:t>
            </w:r>
          </w:p>
        </w:tc>
        <w:tc>
          <w:tcPr>
            <w:tcW w:w="1060" w:type="dxa"/>
            <w:tcBorders>
              <w:top w:val="nil"/>
              <w:left w:val="nil"/>
              <w:bottom w:val="single" w:sz="3" w:space="0" w:color="000000"/>
              <w:right w:val="nil"/>
            </w:tcBorders>
          </w:tcPr>
          <w:p w14:paraId="48C2DD2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(0.002)</w:t>
            </w:r>
          </w:p>
        </w:tc>
        <w:tc>
          <w:tcPr>
            <w:tcW w:w="873" w:type="dxa"/>
            <w:tcBorders>
              <w:top w:val="nil"/>
              <w:left w:val="nil"/>
              <w:bottom w:val="single" w:sz="3" w:space="0" w:color="000000"/>
              <w:right w:val="nil"/>
            </w:tcBorders>
          </w:tcPr>
          <w:p w14:paraId="76AA9840"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(0.002)</w:t>
            </w:r>
          </w:p>
        </w:tc>
        <w:tc>
          <w:tcPr>
            <w:tcW w:w="904" w:type="dxa"/>
            <w:tcBorders>
              <w:top w:val="nil"/>
              <w:left w:val="nil"/>
              <w:bottom w:val="single" w:sz="3" w:space="0" w:color="000000"/>
              <w:right w:val="nil"/>
            </w:tcBorders>
          </w:tcPr>
          <w:p w14:paraId="099FB7DB"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39B819EC" w14:textId="77777777" w:rsidTr="00BB23AF">
        <w:trPr>
          <w:trHeight w:val="272"/>
        </w:trPr>
        <w:tc>
          <w:tcPr>
            <w:tcW w:w="4638" w:type="dxa"/>
            <w:gridSpan w:val="3"/>
            <w:tcBorders>
              <w:top w:val="single" w:sz="3" w:space="0" w:color="000000"/>
              <w:left w:val="nil"/>
              <w:bottom w:val="single" w:sz="3" w:space="0" w:color="000000"/>
              <w:right w:val="nil"/>
            </w:tcBorders>
          </w:tcPr>
          <w:p w14:paraId="3B5EC76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Panel B: County Statistics on White Teachers</w:t>
            </w:r>
          </w:p>
        </w:tc>
        <w:tc>
          <w:tcPr>
            <w:tcW w:w="1060" w:type="dxa"/>
            <w:tcBorders>
              <w:top w:val="single" w:sz="3" w:space="0" w:color="000000"/>
              <w:left w:val="nil"/>
              <w:bottom w:val="single" w:sz="3" w:space="0" w:color="000000"/>
              <w:right w:val="nil"/>
            </w:tcBorders>
          </w:tcPr>
          <w:p w14:paraId="3E1438FF"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873" w:type="dxa"/>
            <w:tcBorders>
              <w:top w:val="single" w:sz="3" w:space="0" w:color="000000"/>
              <w:left w:val="nil"/>
              <w:bottom w:val="single" w:sz="3" w:space="0" w:color="000000"/>
              <w:right w:val="nil"/>
            </w:tcBorders>
          </w:tcPr>
          <w:p w14:paraId="28DB572B"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04" w:type="dxa"/>
            <w:tcBorders>
              <w:top w:val="single" w:sz="3" w:space="0" w:color="000000"/>
              <w:left w:val="nil"/>
              <w:bottom w:val="single" w:sz="3" w:space="0" w:color="000000"/>
              <w:right w:val="nil"/>
            </w:tcBorders>
          </w:tcPr>
          <w:p w14:paraId="01ABDFDF"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4F99EC98" w14:textId="77777777" w:rsidTr="00BB23AF">
        <w:trPr>
          <w:trHeight w:val="281"/>
        </w:trPr>
        <w:tc>
          <w:tcPr>
            <w:tcW w:w="2610" w:type="dxa"/>
            <w:tcBorders>
              <w:top w:val="single" w:sz="3" w:space="0" w:color="000000"/>
              <w:left w:val="nil"/>
              <w:bottom w:val="nil"/>
              <w:right w:val="nil"/>
            </w:tcBorders>
          </w:tcPr>
          <w:p w14:paraId="66C73725"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Student/teacher ratio</w:t>
            </w:r>
          </w:p>
        </w:tc>
        <w:tc>
          <w:tcPr>
            <w:tcW w:w="996" w:type="dxa"/>
            <w:tcBorders>
              <w:top w:val="single" w:sz="3" w:space="0" w:color="000000"/>
              <w:left w:val="nil"/>
              <w:bottom w:val="nil"/>
              <w:right w:val="nil"/>
            </w:tcBorders>
          </w:tcPr>
          <w:p w14:paraId="039B711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33.85</w:t>
            </w:r>
          </w:p>
        </w:tc>
        <w:tc>
          <w:tcPr>
            <w:tcW w:w="1032" w:type="dxa"/>
            <w:tcBorders>
              <w:top w:val="single" w:sz="3" w:space="0" w:color="000000"/>
              <w:left w:val="nil"/>
              <w:bottom w:val="nil"/>
              <w:right w:val="nil"/>
            </w:tcBorders>
          </w:tcPr>
          <w:p w14:paraId="7D4D5EDB"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46.37</w:t>
            </w:r>
          </w:p>
        </w:tc>
        <w:tc>
          <w:tcPr>
            <w:tcW w:w="1060" w:type="dxa"/>
            <w:tcBorders>
              <w:top w:val="single" w:sz="3" w:space="0" w:color="000000"/>
              <w:left w:val="nil"/>
              <w:bottom w:val="nil"/>
              <w:right w:val="nil"/>
            </w:tcBorders>
          </w:tcPr>
          <w:p w14:paraId="1C3CF4EB" w14:textId="77777777" w:rsidR="003C25C8" w:rsidRPr="004C2F06" w:rsidRDefault="00000000" w:rsidP="00BB23AF">
            <w:pPr>
              <w:spacing w:after="0" w:line="240" w:lineRule="auto"/>
              <w:ind w:left="134" w:firstLine="0"/>
              <w:jc w:val="left"/>
              <w:rPr>
                <w:rFonts w:ascii="Times New Roman" w:hAnsi="Times New Roman" w:cs="Times New Roman"/>
              </w:rPr>
            </w:pPr>
            <w:r w:rsidRPr="004C2F06">
              <w:rPr>
                <w:rFonts w:ascii="Times New Roman" w:hAnsi="Times New Roman" w:cs="Times New Roman"/>
                <w:sz w:val="17"/>
              </w:rPr>
              <w:t>47.3</w:t>
            </w:r>
          </w:p>
        </w:tc>
        <w:tc>
          <w:tcPr>
            <w:tcW w:w="873" w:type="dxa"/>
            <w:tcBorders>
              <w:top w:val="single" w:sz="3" w:space="0" w:color="000000"/>
              <w:left w:val="nil"/>
              <w:bottom w:val="nil"/>
              <w:right w:val="nil"/>
            </w:tcBorders>
          </w:tcPr>
          <w:p w14:paraId="698C8A80"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42.14</w:t>
            </w:r>
          </w:p>
        </w:tc>
        <w:tc>
          <w:tcPr>
            <w:tcW w:w="904" w:type="dxa"/>
            <w:tcBorders>
              <w:top w:val="single" w:sz="3" w:space="0" w:color="000000"/>
              <w:left w:val="nil"/>
              <w:bottom w:val="nil"/>
              <w:right w:val="nil"/>
            </w:tcBorders>
            <w:vAlign w:val="center"/>
          </w:tcPr>
          <w:p w14:paraId="4FAA3401" w14:textId="77777777" w:rsidR="003C25C8" w:rsidRPr="004C2F06" w:rsidRDefault="00000000" w:rsidP="00BB23AF">
            <w:pPr>
              <w:spacing w:after="0" w:line="240" w:lineRule="auto"/>
              <w:ind w:left="117" w:firstLine="0"/>
              <w:rPr>
                <w:rFonts w:ascii="Times New Roman" w:hAnsi="Times New Roman" w:cs="Times New Roman"/>
              </w:rPr>
            </w:pPr>
            <w:r w:rsidRPr="004C2F06">
              <w:rPr>
                <w:rFonts w:ascii="Times New Roman" w:hAnsi="Times New Roman" w:cs="Times New Roman"/>
                <w:sz w:val="17"/>
              </w:rPr>
              <w:t>0.000</w:t>
            </w:r>
            <w:r w:rsidRPr="004C2F06">
              <w:rPr>
                <w:rFonts w:ascii="Cambria Math" w:hAnsi="Cambria Math" w:cs="Cambria Math"/>
                <w:sz w:val="17"/>
                <w:vertAlign w:val="superscript"/>
              </w:rPr>
              <w:t>∗∗∗</w:t>
            </w:r>
          </w:p>
        </w:tc>
      </w:tr>
      <w:tr w:rsidR="003C25C8" w:rsidRPr="004C2F06" w14:paraId="23DD58CD" w14:textId="77777777" w:rsidTr="00BB23AF">
        <w:trPr>
          <w:trHeight w:val="523"/>
        </w:trPr>
        <w:tc>
          <w:tcPr>
            <w:tcW w:w="2610" w:type="dxa"/>
            <w:tcBorders>
              <w:top w:val="nil"/>
              <w:left w:val="nil"/>
              <w:bottom w:val="nil"/>
              <w:right w:val="nil"/>
            </w:tcBorders>
          </w:tcPr>
          <w:p w14:paraId="5F16621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78BD7174" w14:textId="77777777" w:rsidR="003C25C8" w:rsidRPr="004C2F06" w:rsidRDefault="00000000" w:rsidP="00BB23AF">
            <w:pPr>
              <w:spacing w:after="0" w:line="240" w:lineRule="auto"/>
              <w:ind w:left="42" w:firstLine="0"/>
              <w:jc w:val="left"/>
              <w:rPr>
                <w:rFonts w:ascii="Times New Roman" w:hAnsi="Times New Roman" w:cs="Times New Roman"/>
              </w:rPr>
            </w:pPr>
            <w:r w:rsidRPr="004C2F06">
              <w:rPr>
                <w:rFonts w:ascii="Times New Roman" w:hAnsi="Times New Roman" w:cs="Times New Roman"/>
                <w:sz w:val="17"/>
              </w:rPr>
              <w:t>(0.26)</w:t>
            </w:r>
          </w:p>
        </w:tc>
        <w:tc>
          <w:tcPr>
            <w:tcW w:w="1032" w:type="dxa"/>
            <w:tcBorders>
              <w:top w:val="nil"/>
              <w:left w:val="nil"/>
              <w:bottom w:val="nil"/>
              <w:right w:val="nil"/>
            </w:tcBorders>
          </w:tcPr>
          <w:p w14:paraId="16B66754"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(0.466)</w:t>
            </w:r>
          </w:p>
        </w:tc>
        <w:tc>
          <w:tcPr>
            <w:tcW w:w="1060" w:type="dxa"/>
            <w:tcBorders>
              <w:top w:val="nil"/>
              <w:left w:val="nil"/>
              <w:bottom w:val="nil"/>
              <w:right w:val="nil"/>
            </w:tcBorders>
          </w:tcPr>
          <w:p w14:paraId="6EA6C27A"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(0.934)</w:t>
            </w:r>
          </w:p>
        </w:tc>
        <w:tc>
          <w:tcPr>
            <w:tcW w:w="873" w:type="dxa"/>
            <w:tcBorders>
              <w:top w:val="nil"/>
              <w:left w:val="nil"/>
              <w:bottom w:val="nil"/>
              <w:right w:val="nil"/>
            </w:tcBorders>
          </w:tcPr>
          <w:p w14:paraId="0E7FAEAC" w14:textId="77777777" w:rsidR="003C25C8" w:rsidRPr="004C2F06" w:rsidRDefault="00000000" w:rsidP="00BB23AF">
            <w:pPr>
              <w:spacing w:after="0" w:line="240" w:lineRule="auto"/>
              <w:ind w:left="23" w:firstLine="0"/>
              <w:jc w:val="left"/>
              <w:rPr>
                <w:rFonts w:ascii="Times New Roman" w:hAnsi="Times New Roman" w:cs="Times New Roman"/>
              </w:rPr>
            </w:pPr>
            <w:r w:rsidRPr="004C2F06">
              <w:rPr>
                <w:rFonts w:ascii="Times New Roman" w:hAnsi="Times New Roman" w:cs="Times New Roman"/>
                <w:sz w:val="17"/>
              </w:rPr>
              <w:t>(0.723)</w:t>
            </w:r>
          </w:p>
        </w:tc>
        <w:tc>
          <w:tcPr>
            <w:tcW w:w="904" w:type="dxa"/>
            <w:tcBorders>
              <w:top w:val="nil"/>
              <w:left w:val="nil"/>
              <w:bottom w:val="nil"/>
              <w:right w:val="nil"/>
            </w:tcBorders>
          </w:tcPr>
          <w:p w14:paraId="535CA2C6"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2301D5A7" w14:textId="77777777" w:rsidTr="00BB23AF">
        <w:trPr>
          <w:trHeight w:val="288"/>
        </w:trPr>
        <w:tc>
          <w:tcPr>
            <w:tcW w:w="2610" w:type="dxa"/>
            <w:tcBorders>
              <w:top w:val="nil"/>
              <w:left w:val="nil"/>
              <w:bottom w:val="nil"/>
              <w:right w:val="nil"/>
            </w:tcBorders>
          </w:tcPr>
          <w:p w14:paraId="7DA48643"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men</w:t>
            </w:r>
          </w:p>
        </w:tc>
        <w:tc>
          <w:tcPr>
            <w:tcW w:w="996" w:type="dxa"/>
            <w:tcBorders>
              <w:top w:val="nil"/>
              <w:left w:val="nil"/>
              <w:bottom w:val="nil"/>
              <w:right w:val="nil"/>
            </w:tcBorders>
          </w:tcPr>
          <w:p w14:paraId="2BBFB7B8"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0.196</w:t>
            </w:r>
          </w:p>
        </w:tc>
        <w:tc>
          <w:tcPr>
            <w:tcW w:w="1032" w:type="dxa"/>
            <w:tcBorders>
              <w:top w:val="nil"/>
              <w:left w:val="nil"/>
              <w:bottom w:val="nil"/>
              <w:right w:val="nil"/>
            </w:tcBorders>
          </w:tcPr>
          <w:p w14:paraId="74F7DF96"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0.191</w:t>
            </w:r>
          </w:p>
        </w:tc>
        <w:tc>
          <w:tcPr>
            <w:tcW w:w="1060" w:type="dxa"/>
            <w:tcBorders>
              <w:top w:val="nil"/>
              <w:left w:val="nil"/>
              <w:bottom w:val="nil"/>
              <w:right w:val="nil"/>
            </w:tcBorders>
          </w:tcPr>
          <w:p w14:paraId="64498436"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0.219</w:t>
            </w:r>
          </w:p>
        </w:tc>
        <w:tc>
          <w:tcPr>
            <w:tcW w:w="873" w:type="dxa"/>
            <w:tcBorders>
              <w:top w:val="nil"/>
              <w:left w:val="nil"/>
              <w:bottom w:val="nil"/>
              <w:right w:val="nil"/>
            </w:tcBorders>
          </w:tcPr>
          <w:p w14:paraId="7361FC3B"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0.206</w:t>
            </w:r>
          </w:p>
        </w:tc>
        <w:tc>
          <w:tcPr>
            <w:tcW w:w="904" w:type="dxa"/>
            <w:tcBorders>
              <w:top w:val="nil"/>
              <w:left w:val="nil"/>
              <w:bottom w:val="nil"/>
              <w:right w:val="nil"/>
            </w:tcBorders>
          </w:tcPr>
          <w:p w14:paraId="111663DD"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0.136</w:t>
            </w:r>
          </w:p>
        </w:tc>
      </w:tr>
      <w:tr w:rsidR="003C25C8" w:rsidRPr="004C2F06" w14:paraId="5112012D" w14:textId="77777777" w:rsidTr="00BB23AF">
        <w:trPr>
          <w:trHeight w:val="523"/>
        </w:trPr>
        <w:tc>
          <w:tcPr>
            <w:tcW w:w="2610" w:type="dxa"/>
            <w:tcBorders>
              <w:top w:val="nil"/>
              <w:left w:val="nil"/>
              <w:bottom w:val="nil"/>
              <w:right w:val="nil"/>
            </w:tcBorders>
          </w:tcPr>
          <w:p w14:paraId="186E1C45"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533F4A2C"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3E0D624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22805E5E"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(0.006)</w:t>
            </w:r>
          </w:p>
        </w:tc>
        <w:tc>
          <w:tcPr>
            <w:tcW w:w="873" w:type="dxa"/>
            <w:tcBorders>
              <w:top w:val="nil"/>
              <w:left w:val="nil"/>
              <w:bottom w:val="nil"/>
              <w:right w:val="nil"/>
            </w:tcBorders>
          </w:tcPr>
          <w:p w14:paraId="31B0F971"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6D5E2DDA"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D23F813" w14:textId="77777777" w:rsidTr="00BB23AF">
        <w:trPr>
          <w:trHeight w:val="288"/>
        </w:trPr>
        <w:tc>
          <w:tcPr>
            <w:tcW w:w="2610" w:type="dxa"/>
            <w:tcBorders>
              <w:top w:val="nil"/>
              <w:left w:val="nil"/>
              <w:bottom w:val="nil"/>
              <w:right w:val="nil"/>
            </w:tcBorders>
          </w:tcPr>
          <w:p w14:paraId="3AC3F44A"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single women</w:t>
            </w:r>
          </w:p>
        </w:tc>
        <w:tc>
          <w:tcPr>
            <w:tcW w:w="996" w:type="dxa"/>
            <w:tcBorders>
              <w:top w:val="nil"/>
              <w:left w:val="nil"/>
              <w:bottom w:val="nil"/>
              <w:right w:val="nil"/>
            </w:tcBorders>
          </w:tcPr>
          <w:p w14:paraId="0A7F85AA"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0.636</w:t>
            </w:r>
          </w:p>
        </w:tc>
        <w:tc>
          <w:tcPr>
            <w:tcW w:w="1032" w:type="dxa"/>
            <w:tcBorders>
              <w:top w:val="nil"/>
              <w:left w:val="nil"/>
              <w:bottom w:val="nil"/>
              <w:right w:val="nil"/>
            </w:tcBorders>
          </w:tcPr>
          <w:p w14:paraId="593788DF"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0.615</w:t>
            </w:r>
          </w:p>
        </w:tc>
        <w:tc>
          <w:tcPr>
            <w:tcW w:w="1060" w:type="dxa"/>
            <w:tcBorders>
              <w:top w:val="nil"/>
              <w:left w:val="nil"/>
              <w:bottom w:val="nil"/>
              <w:right w:val="nil"/>
            </w:tcBorders>
          </w:tcPr>
          <w:p w14:paraId="428AC31B"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0.604</w:t>
            </w:r>
          </w:p>
        </w:tc>
        <w:tc>
          <w:tcPr>
            <w:tcW w:w="873" w:type="dxa"/>
            <w:tcBorders>
              <w:top w:val="nil"/>
              <w:left w:val="nil"/>
              <w:bottom w:val="nil"/>
              <w:right w:val="nil"/>
            </w:tcBorders>
          </w:tcPr>
          <w:p w14:paraId="606BB275"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0.62</w:t>
            </w:r>
          </w:p>
        </w:tc>
        <w:tc>
          <w:tcPr>
            <w:tcW w:w="904" w:type="dxa"/>
            <w:tcBorders>
              <w:top w:val="nil"/>
              <w:left w:val="nil"/>
              <w:bottom w:val="nil"/>
              <w:right w:val="nil"/>
            </w:tcBorders>
          </w:tcPr>
          <w:p w14:paraId="1EAA0F91" w14:textId="77777777" w:rsidR="003C25C8" w:rsidRPr="004C2F06" w:rsidRDefault="00000000" w:rsidP="00BB23AF">
            <w:pPr>
              <w:spacing w:after="0" w:line="240" w:lineRule="auto"/>
              <w:ind w:left="178" w:firstLine="0"/>
              <w:rPr>
                <w:rFonts w:ascii="Times New Roman" w:hAnsi="Times New Roman" w:cs="Times New Roman"/>
              </w:rPr>
            </w:pPr>
            <w:r w:rsidRPr="004C2F06">
              <w:rPr>
                <w:rFonts w:ascii="Times New Roman" w:hAnsi="Times New Roman" w:cs="Times New Roman"/>
                <w:sz w:val="17"/>
              </w:rPr>
              <w:t>0.075</w:t>
            </w:r>
            <w:r w:rsidRPr="004C2F06">
              <w:rPr>
                <w:rFonts w:ascii="Cambria Math" w:hAnsi="Cambria Math" w:cs="Cambria Math"/>
                <w:sz w:val="17"/>
                <w:vertAlign w:val="superscript"/>
              </w:rPr>
              <w:t>∗</w:t>
            </w:r>
          </w:p>
        </w:tc>
      </w:tr>
      <w:tr w:rsidR="003C25C8" w:rsidRPr="004C2F06" w14:paraId="3B996113" w14:textId="77777777" w:rsidTr="00BB23AF">
        <w:trPr>
          <w:trHeight w:val="523"/>
        </w:trPr>
        <w:tc>
          <w:tcPr>
            <w:tcW w:w="2610" w:type="dxa"/>
            <w:tcBorders>
              <w:top w:val="nil"/>
              <w:left w:val="nil"/>
              <w:bottom w:val="nil"/>
              <w:right w:val="nil"/>
            </w:tcBorders>
          </w:tcPr>
          <w:p w14:paraId="67F0FF44"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nil"/>
              <w:right w:val="nil"/>
            </w:tcBorders>
          </w:tcPr>
          <w:p w14:paraId="237DB20A"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nil"/>
              <w:right w:val="nil"/>
            </w:tcBorders>
          </w:tcPr>
          <w:p w14:paraId="2823F769"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(0.003)</w:t>
            </w:r>
          </w:p>
        </w:tc>
        <w:tc>
          <w:tcPr>
            <w:tcW w:w="1060" w:type="dxa"/>
            <w:tcBorders>
              <w:top w:val="nil"/>
              <w:left w:val="nil"/>
              <w:bottom w:val="nil"/>
              <w:right w:val="nil"/>
            </w:tcBorders>
          </w:tcPr>
          <w:p w14:paraId="06D73F74"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(0.007)</w:t>
            </w:r>
          </w:p>
        </w:tc>
        <w:tc>
          <w:tcPr>
            <w:tcW w:w="873" w:type="dxa"/>
            <w:tcBorders>
              <w:top w:val="nil"/>
              <w:left w:val="nil"/>
              <w:bottom w:val="nil"/>
              <w:right w:val="nil"/>
            </w:tcBorders>
          </w:tcPr>
          <w:p w14:paraId="0AAA037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(0.006)</w:t>
            </w:r>
          </w:p>
        </w:tc>
        <w:tc>
          <w:tcPr>
            <w:tcW w:w="904" w:type="dxa"/>
            <w:tcBorders>
              <w:top w:val="nil"/>
              <w:left w:val="nil"/>
              <w:bottom w:val="nil"/>
              <w:right w:val="nil"/>
            </w:tcBorders>
          </w:tcPr>
          <w:p w14:paraId="37546452" w14:textId="77777777" w:rsidR="003C25C8" w:rsidRPr="004C2F06" w:rsidRDefault="003C25C8" w:rsidP="00BB23AF">
            <w:pPr>
              <w:spacing w:after="0" w:line="240" w:lineRule="auto"/>
              <w:ind w:left="0" w:firstLine="0"/>
              <w:rPr>
                <w:rFonts w:ascii="Times New Roman" w:hAnsi="Times New Roman" w:cs="Times New Roman"/>
              </w:rPr>
            </w:pPr>
          </w:p>
        </w:tc>
      </w:tr>
      <w:tr w:rsidR="003C25C8" w:rsidRPr="004C2F06" w14:paraId="71835AC2" w14:textId="77777777" w:rsidTr="00BB23AF">
        <w:trPr>
          <w:trHeight w:val="297"/>
        </w:trPr>
        <w:tc>
          <w:tcPr>
            <w:tcW w:w="2610" w:type="dxa"/>
            <w:tcBorders>
              <w:top w:val="nil"/>
              <w:left w:val="nil"/>
              <w:bottom w:val="nil"/>
              <w:right w:val="nil"/>
            </w:tcBorders>
          </w:tcPr>
          <w:p w14:paraId="062DF417"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sz w:val="17"/>
              </w:rPr>
              <w:t>Share married women</w:t>
            </w:r>
          </w:p>
        </w:tc>
        <w:tc>
          <w:tcPr>
            <w:tcW w:w="996" w:type="dxa"/>
            <w:tcBorders>
              <w:top w:val="nil"/>
              <w:left w:val="nil"/>
              <w:bottom w:val="nil"/>
              <w:right w:val="nil"/>
            </w:tcBorders>
          </w:tcPr>
          <w:p w14:paraId="2BF9D632"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0.168</w:t>
            </w:r>
          </w:p>
        </w:tc>
        <w:tc>
          <w:tcPr>
            <w:tcW w:w="1032" w:type="dxa"/>
            <w:tcBorders>
              <w:top w:val="nil"/>
              <w:left w:val="nil"/>
              <w:bottom w:val="nil"/>
              <w:right w:val="nil"/>
            </w:tcBorders>
          </w:tcPr>
          <w:p w14:paraId="2A9B0CB7" w14:textId="77777777" w:rsidR="003C25C8" w:rsidRPr="004C2F06" w:rsidRDefault="00000000" w:rsidP="00BB23AF">
            <w:pPr>
              <w:spacing w:after="0" w:line="240" w:lineRule="auto"/>
              <w:ind w:left="66" w:firstLine="0"/>
              <w:jc w:val="left"/>
              <w:rPr>
                <w:rFonts w:ascii="Times New Roman" w:hAnsi="Times New Roman" w:cs="Times New Roman"/>
              </w:rPr>
            </w:pPr>
            <w:r w:rsidRPr="004C2F06">
              <w:rPr>
                <w:rFonts w:ascii="Times New Roman" w:hAnsi="Times New Roman" w:cs="Times New Roman"/>
                <w:sz w:val="17"/>
              </w:rPr>
              <w:t>0.194</w:t>
            </w:r>
          </w:p>
        </w:tc>
        <w:tc>
          <w:tcPr>
            <w:tcW w:w="1060" w:type="dxa"/>
            <w:tcBorders>
              <w:top w:val="nil"/>
              <w:left w:val="nil"/>
              <w:bottom w:val="nil"/>
              <w:right w:val="nil"/>
            </w:tcBorders>
          </w:tcPr>
          <w:p w14:paraId="19438613" w14:textId="77777777" w:rsidR="003C25C8" w:rsidRPr="004C2F06" w:rsidRDefault="00000000" w:rsidP="00BB23AF">
            <w:pPr>
              <w:spacing w:after="0" w:line="240" w:lineRule="auto"/>
              <w:ind w:left="92" w:firstLine="0"/>
              <w:jc w:val="left"/>
              <w:rPr>
                <w:rFonts w:ascii="Times New Roman" w:hAnsi="Times New Roman" w:cs="Times New Roman"/>
              </w:rPr>
            </w:pPr>
            <w:r w:rsidRPr="004C2F06">
              <w:rPr>
                <w:rFonts w:ascii="Times New Roman" w:hAnsi="Times New Roman" w:cs="Times New Roman"/>
                <w:sz w:val="17"/>
              </w:rPr>
              <w:t>0.177</w:t>
            </w:r>
          </w:p>
        </w:tc>
        <w:tc>
          <w:tcPr>
            <w:tcW w:w="873" w:type="dxa"/>
            <w:tcBorders>
              <w:top w:val="nil"/>
              <w:left w:val="nil"/>
              <w:bottom w:val="nil"/>
              <w:right w:val="nil"/>
            </w:tcBorders>
          </w:tcPr>
          <w:p w14:paraId="4E7B463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0.174</w:t>
            </w:r>
          </w:p>
        </w:tc>
        <w:tc>
          <w:tcPr>
            <w:tcW w:w="904" w:type="dxa"/>
            <w:tcBorders>
              <w:top w:val="nil"/>
              <w:left w:val="nil"/>
              <w:bottom w:val="nil"/>
              <w:right w:val="nil"/>
            </w:tcBorders>
          </w:tcPr>
          <w:p w14:paraId="6A419879" w14:textId="77777777" w:rsidR="003C25C8" w:rsidRPr="004C2F06" w:rsidRDefault="00000000" w:rsidP="00BB23AF">
            <w:pPr>
              <w:spacing w:after="0" w:line="240" w:lineRule="auto"/>
              <w:ind w:left="212" w:firstLine="0"/>
              <w:rPr>
                <w:rFonts w:ascii="Times New Roman" w:hAnsi="Times New Roman" w:cs="Times New Roman"/>
              </w:rPr>
            </w:pPr>
            <w:r w:rsidRPr="004C2F06">
              <w:rPr>
                <w:rFonts w:ascii="Times New Roman" w:hAnsi="Times New Roman" w:cs="Times New Roman"/>
                <w:sz w:val="17"/>
              </w:rPr>
              <w:t>0.561</w:t>
            </w:r>
          </w:p>
        </w:tc>
      </w:tr>
      <w:tr w:rsidR="003C25C8" w:rsidRPr="004C2F06" w14:paraId="4B5E3FAB" w14:textId="77777777" w:rsidTr="00BB23AF">
        <w:trPr>
          <w:trHeight w:val="523"/>
        </w:trPr>
        <w:tc>
          <w:tcPr>
            <w:tcW w:w="2610" w:type="dxa"/>
            <w:tcBorders>
              <w:top w:val="nil"/>
              <w:left w:val="nil"/>
              <w:bottom w:val="single" w:sz="3" w:space="0" w:color="000000"/>
              <w:right w:val="nil"/>
            </w:tcBorders>
          </w:tcPr>
          <w:p w14:paraId="573DA788" w14:textId="77777777" w:rsidR="003C25C8" w:rsidRPr="004C2F06" w:rsidRDefault="003C25C8" w:rsidP="00BB23AF">
            <w:pPr>
              <w:spacing w:after="0" w:line="240" w:lineRule="auto"/>
              <w:ind w:left="0" w:firstLine="0"/>
              <w:jc w:val="left"/>
              <w:rPr>
                <w:rFonts w:ascii="Times New Roman" w:hAnsi="Times New Roman" w:cs="Times New Roman"/>
              </w:rPr>
            </w:pPr>
          </w:p>
        </w:tc>
        <w:tc>
          <w:tcPr>
            <w:tcW w:w="996" w:type="dxa"/>
            <w:tcBorders>
              <w:top w:val="nil"/>
              <w:left w:val="nil"/>
              <w:bottom w:val="single" w:sz="3" w:space="0" w:color="000000"/>
              <w:right w:val="nil"/>
            </w:tcBorders>
          </w:tcPr>
          <w:p w14:paraId="7350EB56"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32" w:type="dxa"/>
            <w:tcBorders>
              <w:top w:val="nil"/>
              <w:left w:val="nil"/>
              <w:bottom w:val="single" w:sz="3" w:space="0" w:color="000000"/>
              <w:right w:val="nil"/>
            </w:tcBorders>
          </w:tcPr>
          <w:p w14:paraId="026147C5" w14:textId="77777777" w:rsidR="003C25C8" w:rsidRPr="004C2F06" w:rsidRDefault="00000000" w:rsidP="00BB23AF">
            <w:pPr>
              <w:spacing w:after="0" w:line="240" w:lineRule="auto"/>
              <w:ind w:left="0" w:firstLine="0"/>
              <w:jc w:val="left"/>
              <w:rPr>
                <w:rFonts w:ascii="Times New Roman" w:hAnsi="Times New Roman" w:cs="Times New Roman"/>
              </w:rPr>
            </w:pPr>
            <w:r w:rsidRPr="004C2F06">
              <w:rPr>
                <w:rFonts w:ascii="Times New Roman" w:hAnsi="Times New Roman" w:cs="Times New Roman"/>
                <w:sz w:val="17"/>
              </w:rPr>
              <w:t>(0.002)</w:t>
            </w:r>
          </w:p>
        </w:tc>
        <w:tc>
          <w:tcPr>
            <w:tcW w:w="1060" w:type="dxa"/>
            <w:tcBorders>
              <w:top w:val="nil"/>
              <w:left w:val="nil"/>
              <w:bottom w:val="single" w:sz="3" w:space="0" w:color="000000"/>
              <w:right w:val="nil"/>
            </w:tcBorders>
          </w:tcPr>
          <w:p w14:paraId="690AF80D" w14:textId="77777777" w:rsidR="003C25C8" w:rsidRPr="004C2F06" w:rsidRDefault="00000000" w:rsidP="00BB23AF">
            <w:pPr>
              <w:spacing w:after="0" w:line="240" w:lineRule="auto"/>
              <w:ind w:left="26" w:firstLine="0"/>
              <w:jc w:val="left"/>
              <w:rPr>
                <w:rFonts w:ascii="Times New Roman" w:hAnsi="Times New Roman" w:cs="Times New Roman"/>
              </w:rPr>
            </w:pPr>
            <w:r w:rsidRPr="004C2F06">
              <w:rPr>
                <w:rFonts w:ascii="Times New Roman" w:hAnsi="Times New Roman" w:cs="Times New Roman"/>
                <w:sz w:val="17"/>
              </w:rPr>
              <w:t>(0.004)</w:t>
            </w:r>
          </w:p>
        </w:tc>
        <w:tc>
          <w:tcPr>
            <w:tcW w:w="873" w:type="dxa"/>
            <w:tcBorders>
              <w:top w:val="nil"/>
              <w:left w:val="nil"/>
              <w:bottom w:val="single" w:sz="3" w:space="0" w:color="000000"/>
              <w:right w:val="nil"/>
            </w:tcBorders>
          </w:tcPr>
          <w:p w14:paraId="64DB005C" w14:textId="77777777" w:rsidR="003C25C8" w:rsidRPr="004C2F06" w:rsidRDefault="00000000" w:rsidP="00BB23AF">
            <w:pPr>
              <w:spacing w:after="0" w:line="240" w:lineRule="auto"/>
              <w:ind w:left="24" w:firstLine="0"/>
              <w:jc w:val="left"/>
              <w:rPr>
                <w:rFonts w:ascii="Times New Roman" w:hAnsi="Times New Roman" w:cs="Times New Roman"/>
              </w:rPr>
            </w:pPr>
            <w:r w:rsidRPr="004C2F06">
              <w:rPr>
                <w:rFonts w:ascii="Times New Roman" w:hAnsi="Times New Roman" w:cs="Times New Roman"/>
                <w:sz w:val="17"/>
              </w:rPr>
              <w:t>(0.004)</w:t>
            </w:r>
          </w:p>
        </w:tc>
        <w:tc>
          <w:tcPr>
            <w:tcW w:w="904" w:type="dxa"/>
            <w:tcBorders>
              <w:top w:val="nil"/>
              <w:left w:val="nil"/>
              <w:bottom w:val="single" w:sz="3" w:space="0" w:color="000000"/>
              <w:right w:val="nil"/>
            </w:tcBorders>
          </w:tcPr>
          <w:p w14:paraId="40A9C102" w14:textId="77777777" w:rsidR="003C25C8" w:rsidRPr="004C2F06" w:rsidRDefault="003C25C8" w:rsidP="00BB23AF">
            <w:pPr>
              <w:spacing w:after="0" w:line="240" w:lineRule="auto"/>
              <w:ind w:left="0" w:firstLine="0"/>
              <w:jc w:val="left"/>
              <w:rPr>
                <w:rFonts w:ascii="Times New Roman" w:hAnsi="Times New Roman" w:cs="Times New Roman"/>
              </w:rPr>
            </w:pPr>
          </w:p>
        </w:tc>
      </w:tr>
      <w:tr w:rsidR="003C25C8" w:rsidRPr="004C2F06" w14:paraId="6BC37EDE" w14:textId="77777777" w:rsidTr="007316CE">
        <w:trPr>
          <w:trHeight w:val="76"/>
        </w:trPr>
        <w:tc>
          <w:tcPr>
            <w:tcW w:w="2610" w:type="dxa"/>
            <w:tcBorders>
              <w:top w:val="single" w:sz="3" w:space="0" w:color="000000"/>
              <w:left w:val="nil"/>
              <w:bottom w:val="single" w:sz="5" w:space="0" w:color="000000"/>
              <w:right w:val="nil"/>
            </w:tcBorders>
          </w:tcPr>
          <w:p w14:paraId="79BD6A12" w14:textId="77777777" w:rsidR="003C25C8" w:rsidRPr="004C2F06" w:rsidRDefault="00000000" w:rsidP="00BB23AF">
            <w:pPr>
              <w:spacing w:after="0" w:line="240" w:lineRule="auto"/>
              <w:ind w:left="87" w:firstLine="0"/>
              <w:jc w:val="left"/>
              <w:rPr>
                <w:rFonts w:ascii="Times New Roman" w:hAnsi="Times New Roman" w:cs="Times New Roman"/>
              </w:rPr>
            </w:pPr>
            <w:r w:rsidRPr="004C2F06">
              <w:rPr>
                <w:rFonts w:ascii="Times New Roman" w:hAnsi="Times New Roman" w:cs="Times New Roman"/>
                <w:i/>
                <w:sz w:val="17"/>
              </w:rPr>
              <w:t xml:space="preserve">Obs. </w:t>
            </w:r>
            <w:r w:rsidRPr="004C2F06">
              <w:rPr>
                <w:rFonts w:ascii="Times New Roman" w:hAnsi="Times New Roman" w:cs="Times New Roman"/>
                <w:sz w:val="17"/>
              </w:rPr>
              <w:t>(Counties)</w:t>
            </w:r>
          </w:p>
        </w:tc>
        <w:tc>
          <w:tcPr>
            <w:tcW w:w="996" w:type="dxa"/>
            <w:tcBorders>
              <w:top w:val="single" w:sz="3" w:space="0" w:color="000000"/>
              <w:left w:val="nil"/>
              <w:bottom w:val="single" w:sz="5" w:space="0" w:color="000000"/>
              <w:right w:val="nil"/>
            </w:tcBorders>
          </w:tcPr>
          <w:p w14:paraId="729B2467" w14:textId="77777777" w:rsidR="003C25C8" w:rsidRPr="004C2F06" w:rsidRDefault="00000000" w:rsidP="00BB23AF">
            <w:pPr>
              <w:spacing w:after="0" w:line="240" w:lineRule="auto"/>
              <w:ind w:left="90" w:firstLine="0"/>
              <w:jc w:val="left"/>
              <w:rPr>
                <w:rFonts w:ascii="Times New Roman" w:hAnsi="Times New Roman" w:cs="Times New Roman"/>
              </w:rPr>
            </w:pPr>
            <w:r w:rsidRPr="004C2F06">
              <w:rPr>
                <w:rFonts w:ascii="Times New Roman" w:hAnsi="Times New Roman" w:cs="Times New Roman"/>
                <w:sz w:val="17"/>
              </w:rPr>
              <w:t>3100</w:t>
            </w:r>
          </w:p>
        </w:tc>
        <w:tc>
          <w:tcPr>
            <w:tcW w:w="1032" w:type="dxa"/>
            <w:tcBorders>
              <w:top w:val="single" w:sz="3" w:space="0" w:color="000000"/>
              <w:left w:val="nil"/>
              <w:bottom w:val="single" w:sz="5" w:space="0" w:color="000000"/>
              <w:right w:val="nil"/>
            </w:tcBorders>
          </w:tcPr>
          <w:p w14:paraId="44D08AF7" w14:textId="77777777" w:rsidR="003C25C8" w:rsidRPr="004C2F06" w:rsidRDefault="00000000" w:rsidP="00BB23AF">
            <w:pPr>
              <w:spacing w:after="0" w:line="240" w:lineRule="auto"/>
              <w:ind w:left="132" w:firstLine="0"/>
              <w:jc w:val="left"/>
              <w:rPr>
                <w:rFonts w:ascii="Times New Roman" w:hAnsi="Times New Roman" w:cs="Times New Roman"/>
              </w:rPr>
            </w:pPr>
            <w:r w:rsidRPr="004C2F06">
              <w:rPr>
                <w:rFonts w:ascii="Times New Roman" w:hAnsi="Times New Roman" w:cs="Times New Roman"/>
                <w:sz w:val="17"/>
              </w:rPr>
              <w:t>944</w:t>
            </w:r>
          </w:p>
        </w:tc>
        <w:tc>
          <w:tcPr>
            <w:tcW w:w="1060" w:type="dxa"/>
            <w:tcBorders>
              <w:top w:val="single" w:sz="3" w:space="0" w:color="000000"/>
              <w:left w:val="nil"/>
              <w:bottom w:val="single" w:sz="5" w:space="0" w:color="000000"/>
              <w:right w:val="nil"/>
            </w:tcBorders>
          </w:tcPr>
          <w:p w14:paraId="0F6FEFD6" w14:textId="77777777" w:rsidR="003C25C8" w:rsidRPr="004C2F06" w:rsidRDefault="00000000" w:rsidP="00BB23AF">
            <w:pPr>
              <w:spacing w:after="0" w:line="240" w:lineRule="auto"/>
              <w:ind w:left="158" w:firstLine="0"/>
              <w:jc w:val="left"/>
              <w:rPr>
                <w:rFonts w:ascii="Times New Roman" w:hAnsi="Times New Roman" w:cs="Times New Roman"/>
              </w:rPr>
            </w:pPr>
            <w:r w:rsidRPr="004C2F06">
              <w:rPr>
                <w:rFonts w:ascii="Times New Roman" w:hAnsi="Times New Roman" w:cs="Times New Roman"/>
                <w:sz w:val="17"/>
              </w:rPr>
              <w:t>220</w:t>
            </w:r>
          </w:p>
        </w:tc>
        <w:tc>
          <w:tcPr>
            <w:tcW w:w="873" w:type="dxa"/>
            <w:tcBorders>
              <w:top w:val="single" w:sz="3" w:space="0" w:color="000000"/>
              <w:left w:val="nil"/>
              <w:bottom w:val="single" w:sz="5" w:space="0" w:color="000000"/>
              <w:right w:val="nil"/>
            </w:tcBorders>
          </w:tcPr>
          <w:p w14:paraId="5450B0DE" w14:textId="77777777" w:rsidR="003C25C8" w:rsidRPr="004C2F06" w:rsidRDefault="00000000" w:rsidP="00BB23AF">
            <w:pPr>
              <w:spacing w:after="0" w:line="240" w:lineRule="auto"/>
              <w:ind w:left="156" w:firstLine="0"/>
              <w:jc w:val="left"/>
              <w:rPr>
                <w:rFonts w:ascii="Times New Roman" w:hAnsi="Times New Roman" w:cs="Times New Roman"/>
              </w:rPr>
            </w:pPr>
            <w:r w:rsidRPr="004C2F06">
              <w:rPr>
                <w:rFonts w:ascii="Times New Roman" w:hAnsi="Times New Roman" w:cs="Times New Roman"/>
                <w:sz w:val="17"/>
              </w:rPr>
              <w:t>320</w:t>
            </w:r>
          </w:p>
        </w:tc>
        <w:tc>
          <w:tcPr>
            <w:tcW w:w="904" w:type="dxa"/>
            <w:tcBorders>
              <w:top w:val="single" w:sz="3" w:space="0" w:color="000000"/>
              <w:left w:val="nil"/>
              <w:bottom w:val="single" w:sz="5" w:space="0" w:color="000000"/>
              <w:right w:val="nil"/>
            </w:tcBorders>
          </w:tcPr>
          <w:p w14:paraId="369E2378" w14:textId="77777777" w:rsidR="003C25C8" w:rsidRPr="004C2F06" w:rsidRDefault="003C25C8" w:rsidP="00BB23AF">
            <w:pPr>
              <w:spacing w:after="0" w:line="240" w:lineRule="auto"/>
              <w:ind w:left="0" w:firstLine="0"/>
              <w:jc w:val="left"/>
              <w:rPr>
                <w:rFonts w:ascii="Times New Roman" w:hAnsi="Times New Roman" w:cs="Times New Roman"/>
              </w:rPr>
            </w:pPr>
          </w:p>
        </w:tc>
      </w:tr>
    </w:tbl>
    <w:p w14:paraId="45E70767" w14:textId="77777777" w:rsidR="003C25C8" w:rsidRPr="004C2F06" w:rsidRDefault="00000000">
      <w:pPr>
        <w:spacing w:after="14" w:line="252" w:lineRule="auto"/>
        <w:ind w:left="953" w:right="943"/>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 xml:space="preserve">Panel A presents means and standard errors of county-level variables for the whole county population, including population in thousands, the percentage of the county population living in an urban area, the percentage of married women and white married women in the county between the ages of 18 and 64 who are in the labor force, and the average number of children for married women. Panel B presents means and standard errors of county-level variables related to teachers, including the white school-age population divided by the number of white teachers in a county, and the share of white teachers in a county that are men, unmarried women, and married women. Column (5) presents p-values from </w:t>
      </w:r>
      <w:r w:rsidRPr="004C2F06">
        <w:rPr>
          <w:rFonts w:ascii="Times New Roman" w:hAnsi="Times New Roman" w:cs="Times New Roman"/>
          <w:i/>
          <w:sz w:val="14"/>
        </w:rPr>
        <w:t>t</w:t>
      </w:r>
      <w:r w:rsidRPr="004C2F06">
        <w:rPr>
          <w:rFonts w:ascii="Times New Roman" w:hAnsi="Times New Roman" w:cs="Times New Roman"/>
          <w:sz w:val="14"/>
        </w:rPr>
        <w:t>-tests for differences in means between the Treated and Neighboring South counties.</w:t>
      </w:r>
    </w:p>
    <w:p w14:paraId="4B13E4E4" w14:textId="77777777" w:rsidR="003C25C8" w:rsidRPr="004C2F06" w:rsidRDefault="00000000">
      <w:pPr>
        <w:spacing w:after="32" w:line="259" w:lineRule="auto"/>
        <w:ind w:left="984"/>
        <w:jc w:val="left"/>
        <w:rPr>
          <w:rFonts w:ascii="Times New Roman" w:hAnsi="Times New Roman" w:cs="Times New Roman"/>
        </w:rPr>
      </w:pP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5540DCF0" w14:textId="77777777" w:rsidR="003C25C8" w:rsidRPr="004C2F06" w:rsidRDefault="00000000">
      <w:pPr>
        <w:spacing w:after="14" w:line="252" w:lineRule="auto"/>
        <w:ind w:left="984"/>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statistics are measured using the IPUMS full count 1930 Census data, aggregated to the county level.</w:t>
      </w:r>
    </w:p>
    <w:p w14:paraId="3468C26C" w14:textId="77777777" w:rsidR="003C25C8" w:rsidRPr="004C2F06" w:rsidRDefault="003C25C8">
      <w:pPr>
        <w:rPr>
          <w:rFonts w:ascii="Times New Roman" w:hAnsi="Times New Roman" w:cs="Times New Roman"/>
        </w:rPr>
        <w:sectPr w:rsidR="003C25C8" w:rsidRPr="004C2F06">
          <w:footerReference w:type="even" r:id="rId8"/>
          <w:footerReference w:type="default" r:id="rId9"/>
          <w:footerReference w:type="first" r:id="rId10"/>
          <w:pgSz w:w="12240" w:h="15840"/>
          <w:pgMar w:top="1440" w:right="1440" w:bottom="1394" w:left="1440" w:header="720" w:footer="796" w:gutter="0"/>
          <w:cols w:space="720"/>
        </w:sectPr>
      </w:pPr>
    </w:p>
    <w:p w14:paraId="31F77DE8" w14:textId="77777777" w:rsidR="003C25C8" w:rsidRPr="004C2F06" w:rsidRDefault="00000000">
      <w:pPr>
        <w:spacing w:line="265" w:lineRule="auto"/>
        <w:ind w:left="10"/>
        <w:jc w:val="center"/>
        <w:rPr>
          <w:rFonts w:ascii="Times New Roman" w:hAnsi="Times New Roman" w:cs="Times New Roman"/>
        </w:rPr>
      </w:pPr>
      <w:r w:rsidRPr="004C2F06">
        <w:rPr>
          <w:rFonts w:ascii="Times New Roman" w:hAnsi="Times New Roman" w:cs="Times New Roman"/>
        </w:rPr>
        <w:lastRenderedPageBreak/>
        <w:t>Table 2: Estimated effects of the prohibition of marriage bars on married women teachers</w:t>
      </w:r>
    </w:p>
    <w:p w14:paraId="7EA5EA7F" w14:textId="77777777" w:rsidR="003C25C8" w:rsidRPr="004C2F06" w:rsidRDefault="00000000">
      <w:pPr>
        <w:spacing w:after="118"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inline distT="0" distB="0" distL="0" distR="0" wp14:anchorId="1D17C0C2" wp14:editId="334AA739">
                <wp:extent cx="7497001" cy="30366"/>
                <wp:effectExtent l="0" t="0" r="0" b="0"/>
                <wp:docPr id="46456" name="Group 46456"/>
                <wp:cNvGraphicFramePr/>
                <a:graphic xmlns:a="http://schemas.openxmlformats.org/drawingml/2006/main">
                  <a:graphicData uri="http://schemas.microsoft.com/office/word/2010/wordprocessingGroup">
                    <wpg:wgp>
                      <wpg:cNvGrpSpPr/>
                      <wpg:grpSpPr>
                        <a:xfrm>
                          <a:off x="0" y="0"/>
                          <a:ext cx="7497001" cy="30366"/>
                          <a:chOff x="0" y="0"/>
                          <a:chExt cx="7497001" cy="30366"/>
                        </a:xfrm>
                      </wpg:grpSpPr>
                      <wps:wsp>
                        <wps:cNvPr id="2381" name="Shape 2381"/>
                        <wps:cNvSpPr/>
                        <wps:spPr>
                          <a:xfrm>
                            <a:off x="0" y="0"/>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382" name="Shape 2382"/>
                        <wps:cNvSpPr/>
                        <wps:spPr>
                          <a:xfrm>
                            <a:off x="0" y="30366"/>
                            <a:ext cx="7497001" cy="0"/>
                          </a:xfrm>
                          <a:custGeom>
                            <a:avLst/>
                            <a:gdLst/>
                            <a:ahLst/>
                            <a:cxnLst/>
                            <a:rect l="0" t="0" r="0" b="0"/>
                            <a:pathLst>
                              <a:path w="7497001">
                                <a:moveTo>
                                  <a:pt x="0" y="0"/>
                                </a:moveTo>
                                <a:lnTo>
                                  <a:pt x="749700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46456" style="width:590.315pt;height:2.39101pt;mso-position-horizontal-relative:char;mso-position-vertical-relative:line" coordsize="74970,303">
                <v:shape id="Shape 2381" style="position:absolute;width:74970;height:0;left:0;top:0;" coordsize="7497001,0" path="m0,0l7497001,0">
                  <v:stroke weight="0.398pt" endcap="flat" joinstyle="miter" miterlimit="10" on="true" color="#000000"/>
                  <v:fill on="false" color="#000000" opacity="0"/>
                </v:shape>
                <v:shape id="Shape 2382" style="position:absolute;width:74970;height:0;left:0;top:303;" coordsize="7497001,0" path="m0,0l7497001,0">
                  <v:stroke weight="0.398pt" endcap="flat" joinstyle="miter" miterlimit="10" on="true" color="#000000"/>
                  <v:fill on="false" color="#000000" opacity="0"/>
                </v:shape>
              </v:group>
            </w:pict>
          </mc:Fallback>
        </mc:AlternateContent>
      </w:r>
    </w:p>
    <w:p w14:paraId="3E21F356" w14:textId="77777777" w:rsidR="003C25C8" w:rsidRPr="004C2F06" w:rsidRDefault="00000000">
      <w:pPr>
        <w:tabs>
          <w:tab w:val="center" w:pos="4224"/>
          <w:tab w:val="center" w:pos="7277"/>
          <w:tab w:val="center" w:pos="10330"/>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noProof/>
          <w:sz w:val="22"/>
        </w:rPr>
        <mc:AlternateContent>
          <mc:Choice Requires="wpg">
            <w:drawing>
              <wp:anchor distT="0" distB="0" distL="114300" distR="114300" simplePos="0" relativeHeight="251658240" behindDoc="0" locked="0" layoutInCell="1" allowOverlap="1" wp14:anchorId="51FDF9E4" wp14:editId="176884E9">
                <wp:simplePos x="0" y="0"/>
                <wp:positionH relativeFrom="page">
                  <wp:posOffset>505367</wp:posOffset>
                </wp:positionH>
                <wp:positionV relativeFrom="page">
                  <wp:posOffset>3811867</wp:posOffset>
                </wp:positionV>
                <wp:extent cx="134826" cy="148673"/>
                <wp:effectExtent l="0" t="0" r="0" b="0"/>
                <wp:wrapSquare wrapText="bothSides"/>
                <wp:docPr id="46457" name="Group 46457"/>
                <wp:cNvGraphicFramePr/>
                <a:graphic xmlns:a="http://schemas.openxmlformats.org/drawingml/2006/main">
                  <a:graphicData uri="http://schemas.microsoft.com/office/word/2010/wordprocessingGroup">
                    <wpg:wgp>
                      <wpg:cNvGrpSpPr/>
                      <wpg:grpSpPr>
                        <a:xfrm>
                          <a:off x="0" y="0"/>
                          <a:ext cx="134826" cy="148673"/>
                          <a:chOff x="0" y="0"/>
                          <a:chExt cx="134826" cy="148673"/>
                        </a:xfrm>
                      </wpg:grpSpPr>
                      <wps:wsp>
                        <wps:cNvPr id="2462" name="Rectangle 2462"/>
                        <wps:cNvSpPr/>
                        <wps:spPr>
                          <a:xfrm rot="5399999">
                            <a:off x="-53700" y="9208"/>
                            <a:ext cx="197735" cy="179318"/>
                          </a:xfrm>
                          <a:prstGeom prst="rect">
                            <a:avLst/>
                          </a:prstGeom>
                          <a:ln>
                            <a:noFill/>
                          </a:ln>
                        </wps:spPr>
                        <wps:txbx>
                          <w:txbxContent>
                            <w:p w14:paraId="27585B75" w14:textId="77777777" w:rsidR="003C25C8" w:rsidRDefault="00000000">
                              <w:pPr>
                                <w:spacing w:after="160" w:line="259" w:lineRule="auto"/>
                                <w:ind w:left="0" w:firstLine="0"/>
                                <w:jc w:val="left"/>
                              </w:pPr>
                              <w:r>
                                <w:t>37</w:t>
                              </w:r>
                            </w:p>
                          </w:txbxContent>
                        </wps:txbx>
                        <wps:bodyPr horzOverflow="overflow" vert="horz" lIns="0" tIns="0" rIns="0" bIns="0" rtlCol="0">
                          <a:noAutofit/>
                        </wps:bodyPr>
                      </wps:wsp>
                    </wpg:wgp>
                  </a:graphicData>
                </a:graphic>
              </wp:anchor>
            </w:drawing>
          </mc:Choice>
          <mc:Fallback>
            <w:pict>
              <v:group w14:anchorId="51FDF9E4" id="Group 46457" o:spid="_x0000_s1026" style="position:absolute;margin-left:39.8pt;margin-top:300.15pt;width:10.6pt;height:11.7pt;z-index:251658240;mso-position-horizontal-relative:page;mso-position-vertical-relative:page" coordsize="134826,14867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">
                <v:rect id="Rectangle 2462" o:spid="_x0000_s1027" style="position:absolute;left:-53700;top:9208;width:197735;height:179318;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" filled="f" stroked="f">
                  <v:textbox inset="0,0,0,0">
                    <w:txbxContent>
                      <w:p w14:paraId="27585B75" w14:textId="77777777" w:rsidR="003C25C8" w:rsidRDefault="00000000">
                        <w:pPr>
                          <w:spacing w:after="160" w:line="259" w:lineRule="auto"/>
                          <w:ind w:left="0" w:firstLine="0"/>
                          <w:jc w:val="left"/>
                        </w:pPr>
                        <w:r>
                          <w:t>37</w:t>
                        </w:r>
                      </w:p>
                    </w:txbxContent>
                  </v:textbox>
                </v:rect>
                <w10:wrap type="square" anchorx="page" anchory="page"/>
              </v:group>
            </w:pict>
          </mc:Fallback>
        </mc:AlternateContent>
      </w:r>
      <w:r w:rsidRPr="004C2F06">
        <w:rPr>
          <w:rFonts w:ascii="Times New Roman" w:eastAsia="Calibri" w:hAnsi="Times New Roman" w:cs="Times New Roman"/>
          <w:sz w:val="22"/>
        </w:rPr>
        <w:tab/>
      </w:r>
      <w:r w:rsidRPr="004C2F06">
        <w:rPr>
          <w:rFonts w:ascii="Times New Roman" w:hAnsi="Times New Roman" w:cs="Times New Roman"/>
          <w:sz w:val="20"/>
        </w:rPr>
        <w:t>All teachers</w:t>
      </w:r>
      <w:r w:rsidRPr="004C2F06">
        <w:rPr>
          <w:rFonts w:ascii="Times New Roman" w:hAnsi="Times New Roman" w:cs="Times New Roman"/>
          <w:sz w:val="20"/>
        </w:rPr>
        <w:tab/>
        <w:t>White teachers only</w:t>
      </w:r>
      <w:r w:rsidRPr="004C2F06">
        <w:rPr>
          <w:rFonts w:ascii="Times New Roman" w:hAnsi="Times New Roman" w:cs="Times New Roman"/>
          <w:sz w:val="20"/>
        </w:rPr>
        <w:tab/>
        <w:t>Black teachers only</w:t>
      </w:r>
    </w:p>
    <w:tbl>
      <w:tblPr>
        <w:tblStyle w:val="TableGrid"/>
        <w:tblW w:w="11806" w:type="dxa"/>
        <w:tblInd w:w="0" w:type="dxa"/>
        <w:tblCellMar>
          <w:top w:w="31" w:type="dxa"/>
          <w:right w:w="120" w:type="dxa"/>
        </w:tblCellMar>
        <w:tblLook w:val="04A0" w:firstRow="1" w:lastRow="0" w:firstColumn="1" w:lastColumn="0" w:noHBand="0" w:noVBand="1"/>
      </w:tblPr>
      <w:tblGrid>
        <w:gridCol w:w="2866"/>
        <w:gridCol w:w="1402"/>
        <w:gridCol w:w="1651"/>
        <w:gridCol w:w="1402"/>
        <w:gridCol w:w="1651"/>
        <w:gridCol w:w="1402"/>
        <w:gridCol w:w="1432"/>
      </w:tblGrid>
      <w:tr w:rsidR="003C25C8" w:rsidRPr="004C2F06" w14:paraId="2AA4F0BA" w14:textId="77777777">
        <w:trPr>
          <w:trHeight w:val="308"/>
        </w:trPr>
        <w:tc>
          <w:tcPr>
            <w:tcW w:w="2866" w:type="dxa"/>
            <w:tcBorders>
              <w:top w:val="nil"/>
              <w:left w:val="nil"/>
              <w:bottom w:val="nil"/>
              <w:right w:val="nil"/>
            </w:tcBorders>
          </w:tcPr>
          <w:p w14:paraId="378104FB" w14:textId="1C2B28AE" w:rsidR="003C25C8" w:rsidRPr="00F25925" w:rsidRDefault="00F25925" w:rsidP="00F25925">
            <w:pPr>
              <w:spacing w:after="160" w:line="259" w:lineRule="auto"/>
              <w:ind w:left="0" w:firstLine="0"/>
              <w:jc w:val="left"/>
              <w:rPr>
                <w:rFonts w:ascii="Times New Roman" w:hAnsi="Times New Roman" w:cs="Times New Roman"/>
                <w:i/>
                <w:iCs/>
                <w:sz w:val="20"/>
                <w:szCs w:val="20"/>
              </w:rPr>
            </w:pPr>
            <w:r w:rsidRPr="00F25925">
              <w:rPr>
                <w:rFonts w:ascii="Times New Roman" w:hAnsi="Times New Roman" w:cs="Times New Roman"/>
                <w:i/>
                <w:iCs/>
                <w:sz w:val="20"/>
                <w:szCs w:val="20"/>
              </w:rPr>
              <w:t>Dependent Variable:</w:t>
            </w:r>
          </w:p>
        </w:tc>
        <w:tc>
          <w:tcPr>
            <w:tcW w:w="1402" w:type="dxa"/>
            <w:tcBorders>
              <w:top w:val="single" w:sz="3" w:space="0" w:color="000000"/>
              <w:left w:val="nil"/>
              <w:bottom w:val="nil"/>
              <w:right w:val="nil"/>
            </w:tcBorders>
          </w:tcPr>
          <w:p w14:paraId="2DB8C64A"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BA8E9BF" w14:textId="3EC44C11"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26D24296"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4A1C390D" w14:textId="0BA6EC2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01BD8E3F"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37C57A85" w14:textId="2AA28C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651" w:type="dxa"/>
            <w:tcBorders>
              <w:top w:val="single" w:sz="3" w:space="0" w:color="000000"/>
              <w:left w:val="nil"/>
              <w:bottom w:val="nil"/>
              <w:right w:val="nil"/>
            </w:tcBorders>
          </w:tcPr>
          <w:p w14:paraId="64BD9291"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2DFA0F24" w14:textId="1DBDCAE4"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c>
          <w:tcPr>
            <w:tcW w:w="1402" w:type="dxa"/>
            <w:tcBorders>
              <w:top w:val="single" w:sz="3" w:space="0" w:color="000000"/>
              <w:left w:val="nil"/>
              <w:bottom w:val="nil"/>
              <w:right w:val="nil"/>
            </w:tcBorders>
          </w:tcPr>
          <w:p w14:paraId="166366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Share Teach</w:t>
            </w:r>
          </w:p>
          <w:p w14:paraId="6D23B536" w14:textId="605D8260"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 xml:space="preserve">Mar. </w:t>
            </w:r>
            <w:proofErr w:type="spellStart"/>
            <w:r>
              <w:rPr>
                <w:rFonts w:ascii="Times New Roman" w:hAnsi="Times New Roman" w:cs="Times New Roman"/>
                <w:sz w:val="20"/>
              </w:rPr>
              <w:t>Wom</w:t>
            </w:r>
            <w:proofErr w:type="spellEnd"/>
            <w:r>
              <w:rPr>
                <w:rFonts w:ascii="Times New Roman" w:hAnsi="Times New Roman" w:cs="Times New Roman"/>
                <w:sz w:val="20"/>
              </w:rPr>
              <w:t>.</w:t>
            </w:r>
          </w:p>
        </w:tc>
        <w:tc>
          <w:tcPr>
            <w:tcW w:w="1432" w:type="dxa"/>
            <w:tcBorders>
              <w:top w:val="single" w:sz="3" w:space="0" w:color="000000"/>
              <w:left w:val="nil"/>
              <w:bottom w:val="nil"/>
              <w:right w:val="nil"/>
            </w:tcBorders>
          </w:tcPr>
          <w:p w14:paraId="319EC208" w14:textId="77777777" w:rsidR="003C25C8" w:rsidRDefault="00000000" w:rsidP="00F25925">
            <w:pPr>
              <w:spacing w:after="0" w:line="259" w:lineRule="auto"/>
              <w:ind w:left="0" w:firstLine="0"/>
              <w:jc w:val="center"/>
              <w:rPr>
                <w:rFonts w:ascii="Times New Roman" w:hAnsi="Times New Roman" w:cs="Times New Roman"/>
                <w:sz w:val="20"/>
              </w:rPr>
            </w:pPr>
            <w:r w:rsidRPr="004C2F06">
              <w:rPr>
                <w:rFonts w:ascii="Times New Roman" w:hAnsi="Times New Roman" w:cs="Times New Roman"/>
                <w:sz w:val="20"/>
              </w:rPr>
              <w:t>MW Teach per</w:t>
            </w:r>
          </w:p>
          <w:p w14:paraId="0DEBD05B" w14:textId="1245D5E3" w:rsidR="00F25925" w:rsidRPr="004C2F06" w:rsidRDefault="00F25925" w:rsidP="00F25925">
            <w:pPr>
              <w:spacing w:after="0" w:line="259" w:lineRule="auto"/>
              <w:ind w:left="0" w:firstLine="0"/>
              <w:jc w:val="center"/>
              <w:rPr>
                <w:rFonts w:ascii="Times New Roman" w:hAnsi="Times New Roman" w:cs="Times New Roman"/>
              </w:rPr>
            </w:pPr>
            <w:r>
              <w:rPr>
                <w:rFonts w:ascii="Times New Roman" w:hAnsi="Times New Roman" w:cs="Times New Roman"/>
                <w:sz w:val="20"/>
              </w:rPr>
              <w:t>100 MW</w:t>
            </w:r>
          </w:p>
        </w:tc>
      </w:tr>
      <w:tr w:rsidR="003C25C8" w:rsidRPr="004C2F06" w14:paraId="385296A9" w14:textId="77777777">
        <w:trPr>
          <w:trHeight w:val="287"/>
        </w:trPr>
        <w:tc>
          <w:tcPr>
            <w:tcW w:w="2866" w:type="dxa"/>
            <w:tcBorders>
              <w:top w:val="nil"/>
              <w:left w:val="nil"/>
              <w:bottom w:val="single" w:sz="3" w:space="0" w:color="000000"/>
              <w:right w:val="nil"/>
            </w:tcBorders>
          </w:tcPr>
          <w:p w14:paraId="45EBDE3A"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04B92CDE"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(1)</w:t>
            </w:r>
          </w:p>
        </w:tc>
        <w:tc>
          <w:tcPr>
            <w:tcW w:w="1651" w:type="dxa"/>
            <w:tcBorders>
              <w:top w:val="nil"/>
              <w:left w:val="nil"/>
              <w:bottom w:val="single" w:sz="3" w:space="0" w:color="000000"/>
              <w:right w:val="nil"/>
            </w:tcBorders>
          </w:tcPr>
          <w:p w14:paraId="4EFAF34D"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(2)</w:t>
            </w:r>
          </w:p>
        </w:tc>
        <w:tc>
          <w:tcPr>
            <w:tcW w:w="1402" w:type="dxa"/>
            <w:tcBorders>
              <w:top w:val="nil"/>
              <w:left w:val="nil"/>
              <w:bottom w:val="single" w:sz="3" w:space="0" w:color="000000"/>
              <w:right w:val="nil"/>
            </w:tcBorders>
          </w:tcPr>
          <w:p w14:paraId="0C54A2B9"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(3)</w:t>
            </w:r>
          </w:p>
        </w:tc>
        <w:tc>
          <w:tcPr>
            <w:tcW w:w="1651" w:type="dxa"/>
            <w:tcBorders>
              <w:top w:val="nil"/>
              <w:left w:val="nil"/>
              <w:bottom w:val="single" w:sz="3" w:space="0" w:color="000000"/>
              <w:right w:val="nil"/>
            </w:tcBorders>
          </w:tcPr>
          <w:p w14:paraId="25F34D34" w14:textId="77777777" w:rsidR="003C25C8" w:rsidRPr="004C2F06" w:rsidRDefault="00000000">
            <w:pPr>
              <w:spacing w:after="0" w:line="259" w:lineRule="auto"/>
              <w:ind w:left="529" w:firstLine="0"/>
              <w:jc w:val="left"/>
              <w:rPr>
                <w:rFonts w:ascii="Times New Roman" w:hAnsi="Times New Roman" w:cs="Times New Roman"/>
              </w:rPr>
            </w:pPr>
            <w:r w:rsidRPr="004C2F06">
              <w:rPr>
                <w:rFonts w:ascii="Times New Roman" w:hAnsi="Times New Roman" w:cs="Times New Roman"/>
                <w:sz w:val="20"/>
              </w:rPr>
              <w:t>(4)</w:t>
            </w:r>
          </w:p>
        </w:tc>
        <w:tc>
          <w:tcPr>
            <w:tcW w:w="1402" w:type="dxa"/>
            <w:tcBorders>
              <w:top w:val="nil"/>
              <w:left w:val="nil"/>
              <w:bottom w:val="single" w:sz="3" w:space="0" w:color="000000"/>
              <w:right w:val="nil"/>
            </w:tcBorders>
          </w:tcPr>
          <w:p w14:paraId="01E58E00" w14:textId="77777777" w:rsidR="003C25C8" w:rsidRPr="004C2F06" w:rsidRDefault="00000000">
            <w:pPr>
              <w:spacing w:after="0" w:line="259" w:lineRule="auto"/>
              <w:ind w:left="404" w:firstLine="0"/>
              <w:jc w:val="left"/>
              <w:rPr>
                <w:rFonts w:ascii="Times New Roman" w:hAnsi="Times New Roman" w:cs="Times New Roman"/>
              </w:rPr>
            </w:pPr>
            <w:r w:rsidRPr="004C2F06">
              <w:rPr>
                <w:rFonts w:ascii="Times New Roman" w:hAnsi="Times New Roman" w:cs="Times New Roman"/>
                <w:sz w:val="20"/>
              </w:rPr>
              <w:t>(5)</w:t>
            </w:r>
          </w:p>
        </w:tc>
        <w:tc>
          <w:tcPr>
            <w:tcW w:w="1432" w:type="dxa"/>
            <w:tcBorders>
              <w:top w:val="nil"/>
              <w:left w:val="nil"/>
              <w:bottom w:val="single" w:sz="3" w:space="0" w:color="000000"/>
              <w:right w:val="nil"/>
            </w:tcBorders>
          </w:tcPr>
          <w:p w14:paraId="5E853BC3"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(6)</w:t>
            </w:r>
          </w:p>
        </w:tc>
      </w:tr>
      <w:tr w:rsidR="003C25C8" w:rsidRPr="004C2F06" w14:paraId="483ED9A3" w14:textId="77777777">
        <w:trPr>
          <w:trHeight w:val="326"/>
        </w:trPr>
        <w:tc>
          <w:tcPr>
            <w:tcW w:w="2866" w:type="dxa"/>
            <w:tcBorders>
              <w:top w:val="single" w:sz="3" w:space="0" w:color="000000"/>
              <w:left w:val="nil"/>
              <w:bottom w:val="nil"/>
              <w:right w:val="nil"/>
            </w:tcBorders>
          </w:tcPr>
          <w:p w14:paraId="536AB4AC" w14:textId="7FBADE87"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single" w:sz="3" w:space="0" w:color="000000"/>
              <w:left w:val="nil"/>
              <w:bottom w:val="nil"/>
              <w:right w:val="nil"/>
            </w:tcBorders>
          </w:tcPr>
          <w:p w14:paraId="3FA21E2D"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0.035</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496C6935"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0.095</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5F0CED52" w14:textId="77777777" w:rsidR="003C25C8" w:rsidRPr="004C2F06" w:rsidRDefault="00000000">
            <w:pPr>
              <w:spacing w:after="0" w:line="259" w:lineRule="auto"/>
              <w:ind w:left="177" w:firstLine="0"/>
              <w:jc w:val="left"/>
              <w:rPr>
                <w:rFonts w:ascii="Times New Roman" w:hAnsi="Times New Roman" w:cs="Times New Roman"/>
              </w:rPr>
            </w:pPr>
            <w:r w:rsidRPr="004C2F06">
              <w:rPr>
                <w:rFonts w:ascii="Times New Roman" w:hAnsi="Times New Roman" w:cs="Times New Roman"/>
                <w:sz w:val="20"/>
              </w:rPr>
              <w:t>0.041</w:t>
            </w:r>
            <w:r w:rsidRPr="004C2F06">
              <w:rPr>
                <w:rFonts w:ascii="Cambria Math" w:hAnsi="Cambria Math" w:cs="Cambria Math"/>
                <w:sz w:val="20"/>
                <w:vertAlign w:val="superscript"/>
              </w:rPr>
              <w:t>∗∗∗</w:t>
            </w:r>
          </w:p>
        </w:tc>
        <w:tc>
          <w:tcPr>
            <w:tcW w:w="1651" w:type="dxa"/>
            <w:tcBorders>
              <w:top w:val="single" w:sz="3" w:space="0" w:color="000000"/>
              <w:left w:val="nil"/>
              <w:bottom w:val="nil"/>
              <w:right w:val="nil"/>
            </w:tcBorders>
          </w:tcPr>
          <w:p w14:paraId="0DF93F2E" w14:textId="77777777" w:rsidR="003C25C8" w:rsidRPr="004C2F06" w:rsidRDefault="00000000">
            <w:pPr>
              <w:spacing w:after="0" w:line="259" w:lineRule="auto"/>
              <w:ind w:left="302" w:firstLine="0"/>
              <w:jc w:val="left"/>
              <w:rPr>
                <w:rFonts w:ascii="Times New Roman" w:hAnsi="Times New Roman" w:cs="Times New Roman"/>
              </w:rPr>
            </w:pPr>
            <w:r w:rsidRPr="004C2F06">
              <w:rPr>
                <w:rFonts w:ascii="Times New Roman" w:hAnsi="Times New Roman" w:cs="Times New Roman"/>
                <w:sz w:val="20"/>
              </w:rPr>
              <w:t>0.122</w:t>
            </w:r>
            <w:r w:rsidRPr="004C2F06">
              <w:rPr>
                <w:rFonts w:ascii="Cambria Math" w:hAnsi="Cambria Math" w:cs="Cambria Math"/>
                <w:sz w:val="20"/>
                <w:vertAlign w:val="superscript"/>
              </w:rPr>
              <w:t>∗∗∗</w:t>
            </w:r>
          </w:p>
        </w:tc>
        <w:tc>
          <w:tcPr>
            <w:tcW w:w="1402" w:type="dxa"/>
            <w:tcBorders>
              <w:top w:val="single" w:sz="3" w:space="0" w:color="000000"/>
              <w:left w:val="nil"/>
              <w:bottom w:val="nil"/>
              <w:right w:val="nil"/>
            </w:tcBorders>
          </w:tcPr>
          <w:p w14:paraId="2DF979C4"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single" w:sz="3" w:space="0" w:color="000000"/>
              <w:left w:val="nil"/>
              <w:bottom w:val="nil"/>
              <w:right w:val="nil"/>
            </w:tcBorders>
          </w:tcPr>
          <w:p w14:paraId="56C11491"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20"/>
              </w:rPr>
              <w:t>0.068</w:t>
            </w:r>
          </w:p>
        </w:tc>
      </w:tr>
      <w:tr w:rsidR="003C25C8" w:rsidRPr="004C2F06" w14:paraId="01DC304D" w14:textId="77777777">
        <w:trPr>
          <w:trHeight w:val="339"/>
        </w:trPr>
        <w:tc>
          <w:tcPr>
            <w:tcW w:w="2866" w:type="dxa"/>
            <w:tcBorders>
              <w:top w:val="nil"/>
              <w:left w:val="nil"/>
              <w:bottom w:val="nil"/>
              <w:right w:val="nil"/>
            </w:tcBorders>
          </w:tcPr>
          <w:p w14:paraId="2E302FB0"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nil"/>
              <w:right w:val="nil"/>
            </w:tcBorders>
          </w:tcPr>
          <w:p w14:paraId="09A234E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tcPr>
          <w:p w14:paraId="2ED34939"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(0.031)</w:t>
            </w:r>
          </w:p>
        </w:tc>
        <w:tc>
          <w:tcPr>
            <w:tcW w:w="1402" w:type="dxa"/>
            <w:tcBorders>
              <w:top w:val="nil"/>
              <w:left w:val="nil"/>
              <w:bottom w:val="nil"/>
              <w:right w:val="nil"/>
            </w:tcBorders>
          </w:tcPr>
          <w:p w14:paraId="7AACCCFF"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(0.008)</w:t>
            </w:r>
          </w:p>
        </w:tc>
        <w:tc>
          <w:tcPr>
            <w:tcW w:w="1651" w:type="dxa"/>
            <w:tcBorders>
              <w:top w:val="nil"/>
              <w:left w:val="nil"/>
              <w:bottom w:val="nil"/>
              <w:right w:val="nil"/>
            </w:tcBorders>
          </w:tcPr>
          <w:p w14:paraId="524142CE"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(0.035)</w:t>
            </w:r>
          </w:p>
        </w:tc>
        <w:tc>
          <w:tcPr>
            <w:tcW w:w="1402" w:type="dxa"/>
            <w:tcBorders>
              <w:top w:val="nil"/>
              <w:left w:val="nil"/>
              <w:bottom w:val="nil"/>
              <w:right w:val="nil"/>
            </w:tcBorders>
          </w:tcPr>
          <w:p w14:paraId="2CACAF88"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(0.018)</w:t>
            </w:r>
          </w:p>
        </w:tc>
        <w:tc>
          <w:tcPr>
            <w:tcW w:w="1432" w:type="dxa"/>
            <w:tcBorders>
              <w:top w:val="nil"/>
              <w:left w:val="nil"/>
              <w:bottom w:val="nil"/>
              <w:right w:val="nil"/>
            </w:tcBorders>
          </w:tcPr>
          <w:p w14:paraId="77D6ADF3"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(0.079)</w:t>
            </w:r>
          </w:p>
        </w:tc>
      </w:tr>
      <w:tr w:rsidR="003C25C8" w:rsidRPr="004C2F06" w14:paraId="56765CA4" w14:textId="77777777">
        <w:trPr>
          <w:trHeight w:val="378"/>
        </w:trPr>
        <w:tc>
          <w:tcPr>
            <w:tcW w:w="2866" w:type="dxa"/>
            <w:tcBorders>
              <w:top w:val="nil"/>
              <w:left w:val="nil"/>
              <w:bottom w:val="nil"/>
              <w:right w:val="nil"/>
            </w:tcBorders>
            <w:vAlign w:val="bottom"/>
          </w:tcPr>
          <w:p w14:paraId="7735B889" w14:textId="44A5D2D1" w:rsidR="003C25C8" w:rsidRPr="004C2F06" w:rsidRDefault="00000000">
            <w:pPr>
              <w:tabs>
                <w:tab w:val="center" w:pos="1356"/>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sidR="004F3915">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p>
        </w:tc>
        <w:tc>
          <w:tcPr>
            <w:tcW w:w="1402" w:type="dxa"/>
            <w:tcBorders>
              <w:top w:val="nil"/>
              <w:left w:val="nil"/>
              <w:bottom w:val="nil"/>
              <w:right w:val="nil"/>
            </w:tcBorders>
            <w:vAlign w:val="bottom"/>
          </w:tcPr>
          <w:p w14:paraId="62F5534F"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0.006</w:t>
            </w:r>
          </w:p>
        </w:tc>
        <w:tc>
          <w:tcPr>
            <w:tcW w:w="1651" w:type="dxa"/>
            <w:tcBorders>
              <w:top w:val="nil"/>
              <w:left w:val="nil"/>
              <w:bottom w:val="nil"/>
              <w:right w:val="nil"/>
            </w:tcBorders>
            <w:vAlign w:val="bottom"/>
          </w:tcPr>
          <w:p w14:paraId="7889F20F" w14:textId="77777777" w:rsidR="003C25C8" w:rsidRPr="004C2F06" w:rsidRDefault="00000000">
            <w:pPr>
              <w:spacing w:after="0" w:line="259" w:lineRule="auto"/>
              <w:ind w:left="265" w:firstLine="0"/>
              <w:jc w:val="left"/>
              <w:rPr>
                <w:rFonts w:ascii="Times New Roman" w:hAnsi="Times New Roman" w:cs="Times New Roman"/>
              </w:rPr>
            </w:pPr>
            <w:r w:rsidRPr="004C2F06">
              <w:rPr>
                <w:rFonts w:ascii="Times New Roman" w:hAnsi="Times New Roman" w:cs="Times New Roman"/>
                <w:sz w:val="20"/>
              </w:rPr>
              <w:t>−0.083</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5F182D06" w14:textId="77777777" w:rsidR="003C25C8" w:rsidRPr="004C2F06" w:rsidRDefault="00000000">
            <w:pPr>
              <w:spacing w:after="0" w:line="259" w:lineRule="auto"/>
              <w:ind w:left="305" w:firstLine="0"/>
              <w:jc w:val="left"/>
              <w:rPr>
                <w:rFonts w:ascii="Times New Roman" w:hAnsi="Times New Roman" w:cs="Times New Roman"/>
              </w:rPr>
            </w:pPr>
            <w:r w:rsidRPr="004C2F06">
              <w:rPr>
                <w:rFonts w:ascii="Times New Roman" w:hAnsi="Times New Roman" w:cs="Times New Roman"/>
                <w:sz w:val="20"/>
              </w:rPr>
              <w:t>0.007</w:t>
            </w:r>
          </w:p>
        </w:tc>
        <w:tc>
          <w:tcPr>
            <w:tcW w:w="1651" w:type="dxa"/>
            <w:tcBorders>
              <w:top w:val="nil"/>
              <w:left w:val="nil"/>
              <w:bottom w:val="nil"/>
              <w:right w:val="nil"/>
            </w:tcBorders>
            <w:vAlign w:val="bottom"/>
          </w:tcPr>
          <w:p w14:paraId="3D841785" w14:textId="77777777" w:rsidR="003C25C8" w:rsidRPr="004C2F06" w:rsidRDefault="00000000">
            <w:pPr>
              <w:spacing w:after="0" w:line="259" w:lineRule="auto"/>
              <w:ind w:left="306" w:firstLine="0"/>
              <w:jc w:val="left"/>
              <w:rPr>
                <w:rFonts w:ascii="Times New Roman" w:hAnsi="Times New Roman" w:cs="Times New Roman"/>
              </w:rPr>
            </w:pPr>
            <w:r w:rsidRPr="004C2F06">
              <w:rPr>
                <w:rFonts w:ascii="Times New Roman" w:hAnsi="Times New Roman" w:cs="Times New Roman"/>
                <w:sz w:val="20"/>
              </w:rPr>
              <w:t>−0.074</w:t>
            </w:r>
            <w:r w:rsidRPr="004C2F06">
              <w:rPr>
                <w:rFonts w:ascii="Cambria Math" w:hAnsi="Cambria Math" w:cs="Cambria Math"/>
                <w:sz w:val="20"/>
                <w:vertAlign w:val="superscript"/>
              </w:rPr>
              <w:t>∗</w:t>
            </w:r>
          </w:p>
        </w:tc>
        <w:tc>
          <w:tcPr>
            <w:tcW w:w="1402" w:type="dxa"/>
            <w:tcBorders>
              <w:top w:val="nil"/>
              <w:left w:val="nil"/>
              <w:bottom w:val="nil"/>
              <w:right w:val="nil"/>
            </w:tcBorders>
            <w:vAlign w:val="bottom"/>
          </w:tcPr>
          <w:p w14:paraId="0F872914"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−0.005</w:t>
            </w:r>
          </w:p>
        </w:tc>
        <w:tc>
          <w:tcPr>
            <w:tcW w:w="1432" w:type="dxa"/>
            <w:tcBorders>
              <w:top w:val="nil"/>
              <w:left w:val="nil"/>
              <w:bottom w:val="nil"/>
              <w:right w:val="nil"/>
            </w:tcBorders>
            <w:vAlign w:val="bottom"/>
          </w:tcPr>
          <w:p w14:paraId="4F3F9CFC"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−0.121</w:t>
            </w:r>
          </w:p>
        </w:tc>
      </w:tr>
      <w:tr w:rsidR="003C25C8" w:rsidRPr="004C2F06" w14:paraId="18ABDCF8" w14:textId="77777777">
        <w:trPr>
          <w:trHeight w:val="484"/>
        </w:trPr>
        <w:tc>
          <w:tcPr>
            <w:tcW w:w="2866" w:type="dxa"/>
            <w:tcBorders>
              <w:top w:val="nil"/>
              <w:left w:val="nil"/>
              <w:bottom w:val="single" w:sz="3" w:space="0" w:color="000000"/>
              <w:right w:val="nil"/>
            </w:tcBorders>
          </w:tcPr>
          <w:p w14:paraId="15CCEB67" w14:textId="77777777" w:rsidR="003C25C8" w:rsidRPr="004C2F06" w:rsidRDefault="003C25C8">
            <w:pPr>
              <w:spacing w:after="160" w:line="259" w:lineRule="auto"/>
              <w:ind w:left="0" w:firstLine="0"/>
              <w:jc w:val="left"/>
              <w:rPr>
                <w:rFonts w:ascii="Times New Roman" w:hAnsi="Times New Roman" w:cs="Times New Roman"/>
              </w:rPr>
            </w:pPr>
          </w:p>
        </w:tc>
        <w:tc>
          <w:tcPr>
            <w:tcW w:w="1402" w:type="dxa"/>
            <w:tcBorders>
              <w:top w:val="nil"/>
              <w:left w:val="nil"/>
              <w:bottom w:val="single" w:sz="3" w:space="0" w:color="000000"/>
              <w:right w:val="nil"/>
            </w:tcBorders>
          </w:tcPr>
          <w:p w14:paraId="716F9081"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(0.009)</w:t>
            </w:r>
          </w:p>
        </w:tc>
        <w:tc>
          <w:tcPr>
            <w:tcW w:w="1651" w:type="dxa"/>
            <w:tcBorders>
              <w:top w:val="nil"/>
              <w:left w:val="nil"/>
              <w:bottom w:val="single" w:sz="3" w:space="0" w:color="000000"/>
              <w:right w:val="nil"/>
            </w:tcBorders>
          </w:tcPr>
          <w:p w14:paraId="600786A5"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(0.034)</w:t>
            </w:r>
          </w:p>
        </w:tc>
        <w:tc>
          <w:tcPr>
            <w:tcW w:w="1402" w:type="dxa"/>
            <w:tcBorders>
              <w:top w:val="nil"/>
              <w:left w:val="nil"/>
              <w:bottom w:val="single" w:sz="3" w:space="0" w:color="000000"/>
              <w:right w:val="nil"/>
            </w:tcBorders>
          </w:tcPr>
          <w:p w14:paraId="1BC5436E"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(0.010)</w:t>
            </w:r>
          </w:p>
        </w:tc>
        <w:tc>
          <w:tcPr>
            <w:tcW w:w="1651" w:type="dxa"/>
            <w:tcBorders>
              <w:top w:val="nil"/>
              <w:left w:val="nil"/>
              <w:bottom w:val="single" w:sz="3" w:space="0" w:color="000000"/>
              <w:right w:val="nil"/>
            </w:tcBorders>
          </w:tcPr>
          <w:p w14:paraId="79B8A47B"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(0.038)</w:t>
            </w:r>
          </w:p>
        </w:tc>
        <w:tc>
          <w:tcPr>
            <w:tcW w:w="1402" w:type="dxa"/>
            <w:tcBorders>
              <w:top w:val="nil"/>
              <w:left w:val="nil"/>
              <w:bottom w:val="single" w:sz="3" w:space="0" w:color="000000"/>
              <w:right w:val="nil"/>
            </w:tcBorders>
          </w:tcPr>
          <w:p w14:paraId="3B8AF480" w14:textId="77777777" w:rsidR="003C25C8" w:rsidRPr="004C2F06" w:rsidRDefault="00000000">
            <w:pPr>
              <w:spacing w:after="0" w:line="259" w:lineRule="auto"/>
              <w:ind w:left="227" w:firstLine="0"/>
              <w:jc w:val="left"/>
              <w:rPr>
                <w:rFonts w:ascii="Times New Roman" w:hAnsi="Times New Roman" w:cs="Times New Roman"/>
              </w:rPr>
            </w:pPr>
            <w:r w:rsidRPr="004C2F06">
              <w:rPr>
                <w:rFonts w:ascii="Times New Roman" w:hAnsi="Times New Roman" w:cs="Times New Roman"/>
                <w:sz w:val="20"/>
              </w:rPr>
              <w:t>(0.021)</w:t>
            </w:r>
          </w:p>
        </w:tc>
        <w:tc>
          <w:tcPr>
            <w:tcW w:w="1432" w:type="dxa"/>
            <w:tcBorders>
              <w:top w:val="nil"/>
              <w:left w:val="nil"/>
              <w:bottom w:val="single" w:sz="3" w:space="0" w:color="000000"/>
              <w:right w:val="nil"/>
            </w:tcBorders>
          </w:tcPr>
          <w:p w14:paraId="5CD2A90A" w14:textId="77777777" w:rsidR="003C25C8" w:rsidRPr="004C2F06" w:rsidRDefault="00000000">
            <w:pPr>
              <w:spacing w:after="0" w:line="259" w:lineRule="auto"/>
              <w:ind w:left="352" w:firstLine="0"/>
              <w:jc w:val="left"/>
              <w:rPr>
                <w:rFonts w:ascii="Times New Roman" w:hAnsi="Times New Roman" w:cs="Times New Roman"/>
              </w:rPr>
            </w:pPr>
            <w:r w:rsidRPr="004C2F06">
              <w:rPr>
                <w:rFonts w:ascii="Times New Roman" w:hAnsi="Times New Roman" w:cs="Times New Roman"/>
                <w:sz w:val="20"/>
              </w:rPr>
              <w:t>(0.095)</w:t>
            </w:r>
          </w:p>
        </w:tc>
      </w:tr>
      <w:tr w:rsidR="003C25C8" w:rsidRPr="004C2F06" w14:paraId="7585FE3C" w14:textId="77777777">
        <w:trPr>
          <w:trHeight w:val="326"/>
        </w:trPr>
        <w:tc>
          <w:tcPr>
            <w:tcW w:w="2866" w:type="dxa"/>
            <w:tcBorders>
              <w:top w:val="single" w:sz="3" w:space="0" w:color="000000"/>
              <w:left w:val="nil"/>
              <w:bottom w:val="nil"/>
              <w:right w:val="nil"/>
            </w:tcBorders>
          </w:tcPr>
          <w:p w14:paraId="1448E4FF"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402" w:type="dxa"/>
            <w:tcBorders>
              <w:top w:val="single" w:sz="3" w:space="0" w:color="000000"/>
              <w:left w:val="nil"/>
              <w:bottom w:val="nil"/>
              <w:right w:val="nil"/>
            </w:tcBorders>
          </w:tcPr>
          <w:p w14:paraId="4B85C861"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0.1775</w:t>
            </w:r>
          </w:p>
        </w:tc>
        <w:tc>
          <w:tcPr>
            <w:tcW w:w="1651" w:type="dxa"/>
            <w:tcBorders>
              <w:top w:val="single" w:sz="3" w:space="0" w:color="000000"/>
              <w:left w:val="nil"/>
              <w:bottom w:val="nil"/>
              <w:right w:val="nil"/>
            </w:tcBorders>
          </w:tcPr>
          <w:p w14:paraId="6664FE7D"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0.6442</w:t>
            </w:r>
          </w:p>
        </w:tc>
        <w:tc>
          <w:tcPr>
            <w:tcW w:w="1402" w:type="dxa"/>
            <w:tcBorders>
              <w:top w:val="single" w:sz="3" w:space="0" w:color="000000"/>
              <w:left w:val="nil"/>
              <w:bottom w:val="nil"/>
              <w:right w:val="nil"/>
            </w:tcBorders>
          </w:tcPr>
          <w:p w14:paraId="4B83E5AA"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0.1557</w:t>
            </w:r>
          </w:p>
        </w:tc>
        <w:tc>
          <w:tcPr>
            <w:tcW w:w="1651" w:type="dxa"/>
            <w:tcBorders>
              <w:top w:val="single" w:sz="3" w:space="0" w:color="000000"/>
              <w:left w:val="nil"/>
              <w:bottom w:val="nil"/>
              <w:right w:val="nil"/>
            </w:tcBorders>
          </w:tcPr>
          <w:p w14:paraId="1E0E85F3" w14:textId="77777777" w:rsidR="003C25C8" w:rsidRPr="004C2F06" w:rsidRDefault="00000000" w:rsidP="00F07FDE">
            <w:pPr>
              <w:spacing w:after="0" w:line="259" w:lineRule="auto"/>
              <w:ind w:left="379" w:firstLine="0"/>
              <w:rPr>
                <w:rFonts w:ascii="Times New Roman" w:hAnsi="Times New Roman" w:cs="Times New Roman"/>
              </w:rPr>
            </w:pPr>
            <w:r w:rsidRPr="004C2F06">
              <w:rPr>
                <w:rFonts w:ascii="Times New Roman" w:hAnsi="Times New Roman" w:cs="Times New Roman"/>
                <w:sz w:val="20"/>
              </w:rPr>
              <w:t>0.6055</w:t>
            </w:r>
          </w:p>
        </w:tc>
        <w:tc>
          <w:tcPr>
            <w:tcW w:w="1402" w:type="dxa"/>
            <w:tcBorders>
              <w:top w:val="single" w:sz="3" w:space="0" w:color="000000"/>
              <w:left w:val="nil"/>
              <w:bottom w:val="nil"/>
              <w:right w:val="nil"/>
            </w:tcBorders>
          </w:tcPr>
          <w:p w14:paraId="2E3570ED" w14:textId="77777777" w:rsidR="003C25C8" w:rsidRPr="004C2F06" w:rsidRDefault="00000000" w:rsidP="00F07FDE">
            <w:pPr>
              <w:spacing w:after="0" w:line="259" w:lineRule="auto"/>
              <w:ind w:left="255" w:firstLine="0"/>
              <w:rPr>
                <w:rFonts w:ascii="Times New Roman" w:hAnsi="Times New Roman" w:cs="Times New Roman"/>
              </w:rPr>
            </w:pPr>
            <w:r w:rsidRPr="004C2F06">
              <w:rPr>
                <w:rFonts w:ascii="Times New Roman" w:hAnsi="Times New Roman" w:cs="Times New Roman"/>
                <w:sz w:val="20"/>
              </w:rPr>
              <w:t>0.3168</w:t>
            </w:r>
          </w:p>
        </w:tc>
        <w:tc>
          <w:tcPr>
            <w:tcW w:w="1432" w:type="dxa"/>
            <w:tcBorders>
              <w:top w:val="single" w:sz="3" w:space="0" w:color="000000"/>
              <w:left w:val="nil"/>
              <w:bottom w:val="nil"/>
              <w:right w:val="nil"/>
            </w:tcBorders>
          </w:tcPr>
          <w:p w14:paraId="533A1009"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1.192</w:t>
            </w:r>
          </w:p>
        </w:tc>
      </w:tr>
      <w:tr w:rsidR="003C25C8" w:rsidRPr="004C2F06" w14:paraId="2E2FA034" w14:textId="77777777">
        <w:trPr>
          <w:trHeight w:val="224"/>
        </w:trPr>
        <w:tc>
          <w:tcPr>
            <w:tcW w:w="2866" w:type="dxa"/>
            <w:tcBorders>
              <w:top w:val="nil"/>
              <w:left w:val="nil"/>
              <w:bottom w:val="nil"/>
              <w:right w:val="nil"/>
            </w:tcBorders>
          </w:tcPr>
          <w:p w14:paraId="30774340"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402" w:type="dxa"/>
            <w:tcBorders>
              <w:top w:val="nil"/>
              <w:left w:val="nil"/>
              <w:bottom w:val="nil"/>
              <w:right w:val="nil"/>
            </w:tcBorders>
          </w:tcPr>
          <w:p w14:paraId="6A5BC70A"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2,640</w:t>
            </w:r>
          </w:p>
        </w:tc>
        <w:tc>
          <w:tcPr>
            <w:tcW w:w="1651" w:type="dxa"/>
            <w:tcBorders>
              <w:top w:val="nil"/>
              <w:left w:val="nil"/>
              <w:bottom w:val="nil"/>
              <w:right w:val="nil"/>
            </w:tcBorders>
          </w:tcPr>
          <w:p w14:paraId="5DEFADD6"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2,640</w:t>
            </w:r>
          </w:p>
        </w:tc>
        <w:tc>
          <w:tcPr>
            <w:tcW w:w="1402" w:type="dxa"/>
            <w:tcBorders>
              <w:top w:val="nil"/>
              <w:left w:val="nil"/>
              <w:bottom w:val="nil"/>
              <w:right w:val="nil"/>
            </w:tcBorders>
          </w:tcPr>
          <w:p w14:paraId="4EECD776"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2,635</w:t>
            </w:r>
          </w:p>
        </w:tc>
        <w:tc>
          <w:tcPr>
            <w:tcW w:w="1651" w:type="dxa"/>
            <w:tcBorders>
              <w:top w:val="nil"/>
              <w:left w:val="nil"/>
              <w:bottom w:val="nil"/>
              <w:right w:val="nil"/>
            </w:tcBorders>
          </w:tcPr>
          <w:p w14:paraId="6F12B935"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2,635</w:t>
            </w:r>
          </w:p>
        </w:tc>
        <w:tc>
          <w:tcPr>
            <w:tcW w:w="1402" w:type="dxa"/>
            <w:tcBorders>
              <w:top w:val="nil"/>
              <w:left w:val="nil"/>
              <w:bottom w:val="nil"/>
              <w:right w:val="nil"/>
            </w:tcBorders>
          </w:tcPr>
          <w:p w14:paraId="3C58234F"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1,445</w:t>
            </w:r>
          </w:p>
        </w:tc>
        <w:tc>
          <w:tcPr>
            <w:tcW w:w="1432" w:type="dxa"/>
            <w:tcBorders>
              <w:top w:val="nil"/>
              <w:left w:val="nil"/>
              <w:bottom w:val="nil"/>
              <w:right w:val="nil"/>
            </w:tcBorders>
          </w:tcPr>
          <w:p w14:paraId="1C4F6DAF"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1,445</w:t>
            </w:r>
          </w:p>
        </w:tc>
      </w:tr>
      <w:tr w:rsidR="003C25C8" w:rsidRPr="004C2F06" w14:paraId="7CE1C205" w14:textId="77777777">
        <w:trPr>
          <w:trHeight w:val="284"/>
        </w:trPr>
        <w:tc>
          <w:tcPr>
            <w:tcW w:w="2866" w:type="dxa"/>
            <w:tcBorders>
              <w:top w:val="nil"/>
              <w:left w:val="nil"/>
              <w:bottom w:val="double" w:sz="3" w:space="0" w:color="000000"/>
              <w:right w:val="nil"/>
            </w:tcBorders>
          </w:tcPr>
          <w:p w14:paraId="7421A542"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402" w:type="dxa"/>
            <w:tcBorders>
              <w:top w:val="nil"/>
              <w:left w:val="nil"/>
              <w:bottom w:val="double" w:sz="3" w:space="0" w:color="000000"/>
              <w:right w:val="nil"/>
            </w:tcBorders>
          </w:tcPr>
          <w:p w14:paraId="49CDC1EC"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0.839</w:t>
            </w:r>
          </w:p>
        </w:tc>
        <w:tc>
          <w:tcPr>
            <w:tcW w:w="1651" w:type="dxa"/>
            <w:tcBorders>
              <w:top w:val="nil"/>
              <w:left w:val="nil"/>
              <w:bottom w:val="double" w:sz="3" w:space="0" w:color="000000"/>
              <w:right w:val="nil"/>
            </w:tcBorders>
          </w:tcPr>
          <w:p w14:paraId="759558C4"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0.709</w:t>
            </w:r>
          </w:p>
        </w:tc>
        <w:tc>
          <w:tcPr>
            <w:tcW w:w="1402" w:type="dxa"/>
            <w:tcBorders>
              <w:top w:val="nil"/>
              <w:left w:val="nil"/>
              <w:bottom w:val="double" w:sz="3" w:space="0" w:color="000000"/>
              <w:right w:val="nil"/>
            </w:tcBorders>
          </w:tcPr>
          <w:p w14:paraId="7D7B55D4"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0.840</w:t>
            </w:r>
          </w:p>
        </w:tc>
        <w:tc>
          <w:tcPr>
            <w:tcW w:w="1651" w:type="dxa"/>
            <w:tcBorders>
              <w:top w:val="nil"/>
              <w:left w:val="nil"/>
              <w:bottom w:val="double" w:sz="3" w:space="0" w:color="000000"/>
              <w:right w:val="nil"/>
            </w:tcBorders>
          </w:tcPr>
          <w:p w14:paraId="7F98A551" w14:textId="77777777" w:rsidR="003C25C8" w:rsidRPr="004C2F06" w:rsidRDefault="00000000" w:rsidP="00F07FDE">
            <w:pPr>
              <w:spacing w:after="0" w:line="259" w:lineRule="auto"/>
              <w:ind w:left="429" w:firstLine="0"/>
              <w:rPr>
                <w:rFonts w:ascii="Times New Roman" w:hAnsi="Times New Roman" w:cs="Times New Roman"/>
              </w:rPr>
            </w:pPr>
            <w:r w:rsidRPr="004C2F06">
              <w:rPr>
                <w:rFonts w:ascii="Times New Roman" w:hAnsi="Times New Roman" w:cs="Times New Roman"/>
                <w:sz w:val="20"/>
              </w:rPr>
              <w:t>0.680</w:t>
            </w:r>
          </w:p>
        </w:tc>
        <w:tc>
          <w:tcPr>
            <w:tcW w:w="1402" w:type="dxa"/>
            <w:tcBorders>
              <w:top w:val="nil"/>
              <w:left w:val="nil"/>
              <w:bottom w:val="double" w:sz="3" w:space="0" w:color="000000"/>
              <w:right w:val="nil"/>
            </w:tcBorders>
          </w:tcPr>
          <w:p w14:paraId="1E0B05A5" w14:textId="77777777" w:rsidR="003C25C8" w:rsidRPr="004C2F06" w:rsidRDefault="00000000" w:rsidP="00F07FDE">
            <w:pPr>
              <w:spacing w:after="0" w:line="259" w:lineRule="auto"/>
              <w:ind w:left="305" w:firstLine="0"/>
              <w:rPr>
                <w:rFonts w:ascii="Times New Roman" w:hAnsi="Times New Roman" w:cs="Times New Roman"/>
              </w:rPr>
            </w:pPr>
            <w:r w:rsidRPr="004C2F06">
              <w:rPr>
                <w:rFonts w:ascii="Times New Roman" w:hAnsi="Times New Roman" w:cs="Times New Roman"/>
                <w:sz w:val="20"/>
              </w:rPr>
              <w:t>0.386</w:t>
            </w:r>
          </w:p>
        </w:tc>
        <w:tc>
          <w:tcPr>
            <w:tcW w:w="1432" w:type="dxa"/>
            <w:tcBorders>
              <w:top w:val="nil"/>
              <w:left w:val="nil"/>
              <w:bottom w:val="double" w:sz="3" w:space="0" w:color="000000"/>
              <w:right w:val="nil"/>
            </w:tcBorders>
          </w:tcPr>
          <w:p w14:paraId="27E4501A" w14:textId="77777777" w:rsidR="003C25C8" w:rsidRPr="004C2F06" w:rsidRDefault="00000000" w:rsidP="00F07FDE">
            <w:pPr>
              <w:spacing w:after="0" w:line="259" w:lineRule="auto"/>
              <w:ind w:left="0" w:firstLine="0"/>
              <w:rPr>
                <w:rFonts w:ascii="Times New Roman" w:hAnsi="Times New Roman" w:cs="Times New Roman"/>
              </w:rPr>
            </w:pPr>
            <w:r w:rsidRPr="004C2F06">
              <w:rPr>
                <w:rFonts w:ascii="Times New Roman" w:hAnsi="Times New Roman" w:cs="Times New Roman"/>
                <w:sz w:val="20"/>
              </w:rPr>
              <w:t>0.555</w:t>
            </w:r>
          </w:p>
        </w:tc>
      </w:tr>
    </w:tbl>
    <w:p w14:paraId="6EF0FB9E" w14:textId="23BC5EFA" w:rsidR="003C25C8" w:rsidRPr="004C2F06" w:rsidRDefault="00000000" w:rsidP="003A5C66">
      <w:pPr>
        <w:spacing w:after="6" w:line="257" w:lineRule="auto"/>
        <w:ind w:left="-5"/>
        <w:rPr>
          <w:rFonts w:ascii="Times New Roman" w:hAnsi="Times New Roman" w:cs="Times New Roman"/>
        </w:rPr>
      </w:pPr>
      <w:r w:rsidRPr="004C2F06">
        <w:rPr>
          <w:rFonts w:ascii="Times New Roman" w:hAnsi="Times New Roman" w:cs="Times New Roman"/>
          <w:i/>
          <w:sz w:val="20"/>
        </w:rPr>
        <w:t xml:space="preserve">Notes: </w:t>
      </w:r>
      <w:r w:rsidRPr="004C2F06">
        <w:rPr>
          <w:rFonts w:ascii="Times New Roman" w:hAnsi="Times New Roman" w:cs="Times New Roman"/>
          <w:sz w:val="20"/>
        </w:rPr>
        <w:t>Estimation uses a difference-in-differences approach as outlined in the Empirical Strategy Section. The estimation sample includes counties in treated states (KY, NC) and neighboring Southern states (VA, SC, TN, WV) in 1910-1950. The outcome in Column (1) is the share of teachers that are married women and the outcome in Column (2) is the share of married women (ages 18-64) that are working as teachers, multiplied by 100. Columns (3) and (4) use the same outcomes computed for only white teachers and only white women respectively. Columns (5) and (6) use the same outcomes computed for only Black teachers and only Black women respectively. All regressions are at the county-year level, include year and county fixed effects, and are clustered at the county level.</w:t>
      </w:r>
      <w:r w:rsidR="003A5C66">
        <w:rPr>
          <w:rFonts w:ascii="Times New Roman" w:hAnsi="Times New Roman" w:cs="Times New Roman"/>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10</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05</w:t>
      </w:r>
      <w:r w:rsidRPr="004C2F06">
        <w:rPr>
          <w:rFonts w:ascii="Times New Roman" w:hAnsi="Times New Roman" w:cs="Times New Roman"/>
          <w:i/>
          <w:sz w:val="20"/>
        </w:rPr>
        <w:t xml:space="preserve">, </w:t>
      </w:r>
      <w:r w:rsidRPr="004C2F06">
        <w:rPr>
          <w:rFonts w:ascii="Cambria Math" w:hAnsi="Cambria Math" w:cs="Cambria Math"/>
          <w:sz w:val="20"/>
          <w:vertAlign w:val="superscript"/>
        </w:rPr>
        <w:t>∗∗∗</w:t>
      </w:r>
      <w:r w:rsidRPr="004C2F06">
        <w:rPr>
          <w:rFonts w:ascii="Times New Roman" w:hAnsi="Times New Roman" w:cs="Times New Roman"/>
          <w:i/>
          <w:sz w:val="20"/>
        </w:rPr>
        <w:t xml:space="preserve">p &lt; </w:t>
      </w:r>
      <w:r w:rsidRPr="004C2F06">
        <w:rPr>
          <w:rFonts w:ascii="Times New Roman" w:hAnsi="Times New Roman" w:cs="Times New Roman"/>
          <w:sz w:val="20"/>
        </w:rPr>
        <w:t>0</w:t>
      </w:r>
      <w:r w:rsidRPr="004C2F06">
        <w:rPr>
          <w:rFonts w:ascii="Times New Roman" w:hAnsi="Times New Roman" w:cs="Times New Roman"/>
          <w:i/>
          <w:sz w:val="20"/>
        </w:rPr>
        <w:t>.</w:t>
      </w:r>
      <w:r w:rsidRPr="004C2F06">
        <w:rPr>
          <w:rFonts w:ascii="Times New Roman" w:hAnsi="Times New Roman" w:cs="Times New Roman"/>
          <w:sz w:val="20"/>
        </w:rPr>
        <w:t>01</w:t>
      </w:r>
    </w:p>
    <w:p w14:paraId="2DF1BC15" w14:textId="77777777" w:rsidR="003C25C8" w:rsidRPr="004C2F06" w:rsidRDefault="00000000">
      <w:pPr>
        <w:spacing w:after="6" w:line="257" w:lineRule="auto"/>
        <w:ind w:left="-5"/>
        <w:rPr>
          <w:rFonts w:ascii="Times New Roman" w:hAnsi="Times New Roman" w:cs="Times New Roman"/>
        </w:rPr>
      </w:pPr>
      <w:r w:rsidRPr="004C2F06">
        <w:rPr>
          <w:rFonts w:ascii="Times New Roman" w:hAnsi="Times New Roman" w:cs="Times New Roman"/>
          <w:i/>
          <w:sz w:val="20"/>
        </w:rPr>
        <w:t xml:space="preserve">Source: </w:t>
      </w:r>
      <w:r w:rsidRPr="004C2F06">
        <w:rPr>
          <w:rFonts w:ascii="Times New Roman" w:hAnsi="Times New Roman" w:cs="Times New Roman"/>
          <w:sz w:val="20"/>
        </w:rPr>
        <w:t>All regressions use the 1910, 1920, 1930, 1940, and 1950 IPUMS full count Censuses.</w:t>
      </w:r>
    </w:p>
    <w:p w14:paraId="2DC949D2" w14:textId="77777777" w:rsidR="003C25C8" w:rsidRPr="004C2F06" w:rsidRDefault="003C25C8">
      <w:pPr>
        <w:rPr>
          <w:rFonts w:ascii="Times New Roman" w:hAnsi="Times New Roman" w:cs="Times New Roman"/>
        </w:rPr>
        <w:sectPr w:rsidR="003C25C8" w:rsidRPr="004C2F06">
          <w:footerReference w:type="even" r:id="rId11"/>
          <w:footerReference w:type="default" r:id="rId12"/>
          <w:footerReference w:type="first" r:id="rId13"/>
          <w:pgSz w:w="15840" w:h="12240" w:orient="landscape"/>
          <w:pgMar w:top="1440" w:right="2017" w:bottom="1440" w:left="2017" w:header="720" w:footer="720" w:gutter="0"/>
          <w:cols w:space="720"/>
        </w:sectPr>
      </w:pPr>
    </w:p>
    <w:p w14:paraId="1E21CF1D" w14:textId="77777777" w:rsidR="003C25C8" w:rsidRPr="004C2F06" w:rsidRDefault="00000000">
      <w:pPr>
        <w:spacing w:after="47" w:line="259" w:lineRule="auto"/>
        <w:ind w:left="-5"/>
        <w:jc w:val="left"/>
        <w:rPr>
          <w:rFonts w:ascii="Times New Roman" w:hAnsi="Times New Roman" w:cs="Times New Roman"/>
        </w:rPr>
      </w:pPr>
      <w:r w:rsidRPr="004C2F06">
        <w:rPr>
          <w:rFonts w:ascii="Times New Roman" w:hAnsi="Times New Roman" w:cs="Times New Roman"/>
          <w:sz w:val="17"/>
        </w:rPr>
        <w:lastRenderedPageBreak/>
        <w:t>Table 3: Estimated effects of the prohibitions on women’s propensity to get married and either teach, work outside of teaching, or exit the labor force.</w:t>
      </w:r>
    </w:p>
    <w:tbl>
      <w:tblPr>
        <w:tblStyle w:val="TableGrid"/>
        <w:tblW w:w="9360" w:type="dxa"/>
        <w:tblInd w:w="0" w:type="dxa"/>
        <w:tblCellMar>
          <w:right w:w="85" w:type="dxa"/>
        </w:tblCellMar>
        <w:tblLook w:val="04A0" w:firstRow="1" w:lastRow="0" w:firstColumn="1" w:lastColumn="0" w:noHBand="0" w:noVBand="1"/>
      </w:tblPr>
      <w:tblGrid>
        <w:gridCol w:w="1972"/>
        <w:gridCol w:w="867"/>
        <w:gridCol w:w="1105"/>
        <w:gridCol w:w="653"/>
        <w:gridCol w:w="1319"/>
        <w:gridCol w:w="1756"/>
        <w:gridCol w:w="1688"/>
      </w:tblGrid>
      <w:tr w:rsidR="00E855C6" w:rsidRPr="004C2F06" w14:paraId="09819B8E" w14:textId="77777777" w:rsidTr="00B21167">
        <w:trPr>
          <w:trHeight w:val="741"/>
        </w:trPr>
        <w:tc>
          <w:tcPr>
            <w:tcW w:w="1972" w:type="dxa"/>
            <w:tcBorders>
              <w:top w:val="double" w:sz="2" w:space="0" w:color="000000"/>
              <w:left w:val="nil"/>
              <w:bottom w:val="nil"/>
              <w:right w:val="nil"/>
            </w:tcBorders>
            <w:vAlign w:val="center"/>
          </w:tcPr>
          <w:p w14:paraId="28556952" w14:textId="0027A98B" w:rsidR="00E855C6" w:rsidRPr="00E855C6" w:rsidRDefault="00E855C6" w:rsidP="00E855C6">
            <w:pPr>
              <w:spacing w:after="0" w:line="259" w:lineRule="auto"/>
              <w:ind w:left="0" w:right="187" w:firstLine="0"/>
              <w:jc w:val="left"/>
              <w:rPr>
                <w:rFonts w:ascii="Times New Roman" w:hAnsi="Times New Roman" w:cs="Times New Roman"/>
                <w:b/>
                <w:bCs/>
                <w:sz w:val="17"/>
                <w:szCs w:val="17"/>
              </w:rPr>
            </w:pPr>
            <w:r w:rsidRPr="00E855C6">
              <w:rPr>
                <w:rFonts w:ascii="Times New Roman" w:hAnsi="Times New Roman" w:cs="Times New Roman"/>
                <w:b/>
                <w:bCs/>
                <w:sz w:val="17"/>
                <w:szCs w:val="17"/>
              </w:rPr>
              <w:t xml:space="preserve">Dependent </w:t>
            </w:r>
            <w:r>
              <w:rPr>
                <w:rFonts w:ascii="Times New Roman" w:hAnsi="Times New Roman" w:cs="Times New Roman"/>
                <w:b/>
                <w:bCs/>
                <w:sz w:val="17"/>
                <w:szCs w:val="17"/>
              </w:rPr>
              <w:t>V</w:t>
            </w:r>
            <w:r w:rsidRPr="00E855C6">
              <w:rPr>
                <w:rFonts w:ascii="Times New Roman" w:hAnsi="Times New Roman" w:cs="Times New Roman"/>
                <w:b/>
                <w:bCs/>
                <w:sz w:val="17"/>
                <w:szCs w:val="17"/>
              </w:rPr>
              <w:t>ariable:</w:t>
            </w:r>
          </w:p>
        </w:tc>
        <w:tc>
          <w:tcPr>
            <w:tcW w:w="1972" w:type="dxa"/>
            <w:gridSpan w:val="2"/>
            <w:tcBorders>
              <w:top w:val="double" w:sz="2" w:space="0" w:color="000000"/>
              <w:left w:val="nil"/>
              <w:bottom w:val="nil"/>
              <w:right w:val="nil"/>
            </w:tcBorders>
            <w:vAlign w:val="center"/>
          </w:tcPr>
          <w:p w14:paraId="7CFD7537" w14:textId="45A42BD7" w:rsidR="00E855C6" w:rsidRPr="00E855C6" w:rsidRDefault="00E855C6">
            <w:pPr>
              <w:spacing w:after="0" w:line="259" w:lineRule="auto"/>
              <w:ind w:left="0" w:right="187" w:firstLine="0"/>
              <w:jc w:val="right"/>
              <w:rPr>
                <w:rFonts w:ascii="Times New Roman" w:hAnsi="Times New Roman" w:cs="Times New Roman"/>
                <w:sz w:val="17"/>
                <w:szCs w:val="17"/>
              </w:rPr>
            </w:pPr>
            <w:proofErr w:type="spellStart"/>
            <w:proofErr w:type="gramStart"/>
            <w:r>
              <w:rPr>
                <w:rFonts w:ascii="Times New Roman" w:hAnsi="Times New Roman" w:cs="Times New Roman"/>
                <w:sz w:val="17"/>
                <w:szCs w:val="17"/>
              </w:rPr>
              <w:t>Pr</w:t>
            </w:r>
            <w:proofErr w:type="spellEnd"/>
            <w:r>
              <w:rPr>
                <w:rFonts w:ascii="Times New Roman" w:hAnsi="Times New Roman" w:cs="Times New Roman"/>
                <w:sz w:val="17"/>
                <w:szCs w:val="17"/>
              </w:rPr>
              <w:t>(</w:t>
            </w:r>
            <w:proofErr w:type="gramEnd"/>
            <w:r>
              <w:rPr>
                <w:rFonts w:ascii="Times New Roman" w:hAnsi="Times New Roman" w:cs="Times New Roman"/>
                <w:sz w:val="17"/>
                <w:szCs w:val="17"/>
              </w:rPr>
              <w:t xml:space="preserve">Married in </w:t>
            </w:r>
            <w:r>
              <w:rPr>
                <w:rFonts w:ascii="Times New Roman" w:hAnsi="Times New Roman" w:cs="Times New Roman"/>
                <w:i/>
                <w:iCs/>
                <w:sz w:val="17"/>
                <w:szCs w:val="17"/>
              </w:rPr>
              <w:t>t</w:t>
            </w:r>
            <w:r>
              <w:rPr>
                <w:rFonts w:ascii="Times New Roman" w:hAnsi="Times New Roman" w:cs="Times New Roman"/>
                <w:sz w:val="17"/>
                <w:szCs w:val="17"/>
              </w:rPr>
              <w:t>)</w:t>
            </w:r>
          </w:p>
        </w:tc>
        <w:tc>
          <w:tcPr>
            <w:tcW w:w="1972" w:type="dxa"/>
            <w:gridSpan w:val="2"/>
            <w:tcBorders>
              <w:top w:val="double" w:sz="2" w:space="0" w:color="000000"/>
              <w:left w:val="nil"/>
              <w:bottom w:val="nil"/>
              <w:right w:val="nil"/>
            </w:tcBorders>
            <w:vAlign w:val="center"/>
          </w:tcPr>
          <w:p w14:paraId="4AC7258F" w14:textId="54F8BB7C" w:rsidR="00E855C6" w:rsidRDefault="00E855C6" w:rsidP="00E855C6">
            <w:pPr>
              <w:tabs>
                <w:tab w:val="center" w:pos="3155"/>
              </w:tabs>
              <w:spacing w:after="0" w:line="259" w:lineRule="auto"/>
              <w:ind w:left="0" w:firstLine="0"/>
              <w:jc w:val="center"/>
              <w:rPr>
                <w:rFonts w:ascii="Times New Roman" w:hAnsi="Times New Roman" w:cs="Times New Roman"/>
                <w:sz w:val="17"/>
                <w:szCs w:val="17"/>
              </w:rPr>
            </w:pPr>
            <w:proofErr w:type="spellStart"/>
            <w:proofErr w:type="gramStart"/>
            <w:r w:rsidRPr="00E855C6">
              <w:rPr>
                <w:rFonts w:ascii="Times New Roman" w:hAnsi="Times New Roman" w:cs="Times New Roman"/>
                <w:sz w:val="17"/>
                <w:szCs w:val="17"/>
              </w:rPr>
              <w:t>Pr</w:t>
            </w:r>
            <w:proofErr w:type="spellEnd"/>
            <w:r w:rsidRPr="00E855C6">
              <w:rPr>
                <w:rFonts w:ascii="Times New Roman" w:hAnsi="Times New Roman" w:cs="Times New Roman"/>
                <w:sz w:val="17"/>
                <w:szCs w:val="17"/>
              </w:rPr>
              <w:t>(</w:t>
            </w:r>
            <w:proofErr w:type="gramEnd"/>
            <w:r w:rsidRPr="00E855C6">
              <w:rPr>
                <w:rFonts w:ascii="Times New Roman" w:hAnsi="Times New Roman" w:cs="Times New Roman"/>
                <w:sz w:val="17"/>
                <w:szCs w:val="17"/>
              </w:rPr>
              <w:t>Married Teacher</w:t>
            </w:r>
          </w:p>
          <w:p w14:paraId="5835B18C" w14:textId="7CF7D584" w:rsidR="00E855C6" w:rsidRPr="00E855C6" w:rsidRDefault="00E855C6" w:rsidP="00E855C6">
            <w:pPr>
              <w:tabs>
                <w:tab w:val="center" w:pos="3155"/>
              </w:tabs>
              <w:spacing w:after="0" w:line="259" w:lineRule="auto"/>
              <w:ind w:left="0" w:firstLine="0"/>
              <w:jc w:val="center"/>
              <w:rPr>
                <w:rFonts w:ascii="Times New Roman" w:hAnsi="Times New Roman" w:cs="Times New Roman"/>
                <w:sz w:val="17"/>
                <w:szCs w:val="17"/>
              </w:rPr>
            </w:pPr>
            <w:r w:rsidRPr="00E855C6">
              <w:rPr>
                <w:rFonts w:ascii="Times New Roman" w:hAnsi="Times New Roman" w:cs="Times New Roman"/>
                <w:sz w:val="17"/>
                <w:szCs w:val="17"/>
              </w:rPr>
              <w:t xml:space="preserve">in </w:t>
            </w:r>
            <w:r w:rsidRPr="00E855C6">
              <w:rPr>
                <w:rFonts w:ascii="Times New Roman" w:hAnsi="Times New Roman" w:cs="Times New Roman"/>
                <w:i/>
                <w:iCs/>
                <w:sz w:val="17"/>
                <w:szCs w:val="17"/>
              </w:rPr>
              <w:t>t</w:t>
            </w:r>
            <w:r w:rsidRPr="00E855C6">
              <w:rPr>
                <w:rFonts w:ascii="Times New Roman" w:hAnsi="Times New Roman" w:cs="Times New Roman"/>
                <w:sz w:val="17"/>
                <w:szCs w:val="17"/>
              </w:rPr>
              <w:t>)</w:t>
            </w:r>
          </w:p>
        </w:tc>
        <w:tc>
          <w:tcPr>
            <w:tcW w:w="1756" w:type="dxa"/>
            <w:tcBorders>
              <w:top w:val="double" w:sz="2" w:space="0" w:color="000000"/>
              <w:left w:val="nil"/>
              <w:bottom w:val="nil"/>
              <w:right w:val="nil"/>
            </w:tcBorders>
          </w:tcPr>
          <w:p w14:paraId="1EE93329" w14:textId="77777777" w:rsidR="00E855C6" w:rsidRPr="004C2F06" w:rsidRDefault="00E855C6">
            <w:pPr>
              <w:spacing w:after="0" w:line="259" w:lineRule="auto"/>
              <w:ind w:left="376" w:firstLine="0"/>
              <w:jc w:val="left"/>
              <w:rPr>
                <w:rFonts w:ascii="Times New Roman" w:hAnsi="Times New Roman" w:cs="Times New Roman"/>
              </w:rPr>
            </w:pPr>
            <w:proofErr w:type="spellStart"/>
            <w:proofErr w:type="gramStart"/>
            <w:r w:rsidRPr="004C2F06">
              <w:rPr>
                <w:rFonts w:ascii="Times New Roman" w:hAnsi="Times New Roman" w:cs="Times New Roman"/>
                <w:sz w:val="17"/>
              </w:rPr>
              <w:t>Pr</w:t>
            </w:r>
            <w:proofErr w:type="spellEnd"/>
            <w:r w:rsidRPr="004C2F06">
              <w:rPr>
                <w:rFonts w:ascii="Times New Roman" w:hAnsi="Times New Roman" w:cs="Times New Roman"/>
                <w:sz w:val="17"/>
              </w:rPr>
              <w:t>(</w:t>
            </w:r>
            <w:proofErr w:type="gramEnd"/>
            <w:r w:rsidRPr="004C2F06">
              <w:rPr>
                <w:rFonts w:ascii="Times New Roman" w:hAnsi="Times New Roman" w:cs="Times New Roman"/>
                <w:sz w:val="17"/>
              </w:rPr>
              <w:t>Married</w:t>
            </w:r>
          </w:p>
          <w:p w14:paraId="735C6390" w14:textId="77777777" w:rsidR="00E855C6" w:rsidRPr="004C2F06" w:rsidRDefault="00E855C6">
            <w:pPr>
              <w:spacing w:after="0" w:line="259" w:lineRule="auto"/>
              <w:ind w:left="0" w:firstLine="0"/>
              <w:jc w:val="left"/>
              <w:rPr>
                <w:rFonts w:ascii="Times New Roman" w:hAnsi="Times New Roman" w:cs="Times New Roman"/>
              </w:rPr>
            </w:pPr>
            <w:r w:rsidRPr="004C2F06">
              <w:rPr>
                <w:rFonts w:ascii="Times New Roman" w:hAnsi="Times New Roman" w:cs="Times New Roman"/>
                <w:sz w:val="17"/>
              </w:rPr>
              <w:t>Non-Teacher in LF in</w:t>
            </w:r>
          </w:p>
          <w:p w14:paraId="3A6489F1" w14:textId="77777777" w:rsidR="00E855C6" w:rsidRPr="004C2F06" w:rsidRDefault="00E855C6">
            <w:pPr>
              <w:spacing w:after="0" w:line="259" w:lineRule="auto"/>
              <w:ind w:left="0" w:right="102" w:firstLine="0"/>
              <w:jc w:val="center"/>
              <w:rPr>
                <w:rFonts w:ascii="Times New Roman" w:hAnsi="Times New Roman" w:cs="Times New Roman"/>
              </w:rPr>
            </w:pPr>
            <w:r w:rsidRPr="004C2F06">
              <w:rPr>
                <w:rFonts w:ascii="Times New Roman" w:hAnsi="Times New Roman" w:cs="Times New Roman"/>
                <w:i/>
                <w:sz w:val="17"/>
              </w:rPr>
              <w:t>t</w:t>
            </w:r>
            <w:r w:rsidRPr="004C2F06">
              <w:rPr>
                <w:rFonts w:ascii="Times New Roman" w:hAnsi="Times New Roman" w:cs="Times New Roman"/>
                <w:sz w:val="17"/>
              </w:rPr>
              <w:t>)</w:t>
            </w:r>
          </w:p>
        </w:tc>
        <w:tc>
          <w:tcPr>
            <w:tcW w:w="1688" w:type="dxa"/>
            <w:tcBorders>
              <w:top w:val="double" w:sz="2" w:space="0" w:color="000000"/>
              <w:left w:val="nil"/>
              <w:bottom w:val="nil"/>
              <w:right w:val="nil"/>
            </w:tcBorders>
            <w:vAlign w:val="center"/>
          </w:tcPr>
          <w:p w14:paraId="3E0CBB7E" w14:textId="77777777" w:rsidR="00E855C6" w:rsidRPr="004C2F06" w:rsidRDefault="00E855C6">
            <w:pPr>
              <w:spacing w:after="0" w:line="259" w:lineRule="auto"/>
              <w:ind w:left="643" w:hanging="643"/>
              <w:jc w:val="left"/>
              <w:rPr>
                <w:rFonts w:ascii="Times New Roman" w:hAnsi="Times New Roman" w:cs="Times New Roman"/>
              </w:rPr>
            </w:pPr>
            <w:r w:rsidRPr="004C2F06">
              <w:rPr>
                <w:rFonts w:ascii="Times New Roman" w:hAnsi="Times New Roman" w:cs="Times New Roman"/>
                <w:sz w:val="17"/>
              </w:rPr>
              <w:t xml:space="preserve">Pr(Married Not in LF in </w:t>
            </w:r>
            <w:r w:rsidRPr="004C2F06">
              <w:rPr>
                <w:rFonts w:ascii="Times New Roman" w:hAnsi="Times New Roman" w:cs="Times New Roman"/>
                <w:i/>
                <w:sz w:val="17"/>
              </w:rPr>
              <w:t>t</w:t>
            </w:r>
            <w:r w:rsidRPr="004C2F06">
              <w:rPr>
                <w:rFonts w:ascii="Times New Roman" w:hAnsi="Times New Roman" w:cs="Times New Roman"/>
                <w:sz w:val="17"/>
              </w:rPr>
              <w:t>)</w:t>
            </w:r>
          </w:p>
        </w:tc>
      </w:tr>
      <w:tr w:rsidR="003C25C8" w:rsidRPr="004C2F06" w14:paraId="34ACAAB5" w14:textId="77777777" w:rsidTr="00E855C6">
        <w:trPr>
          <w:trHeight w:val="276"/>
        </w:trPr>
        <w:tc>
          <w:tcPr>
            <w:tcW w:w="5916" w:type="dxa"/>
            <w:gridSpan w:val="5"/>
            <w:tcBorders>
              <w:top w:val="nil"/>
              <w:left w:val="nil"/>
              <w:bottom w:val="single" w:sz="3" w:space="0" w:color="000000"/>
              <w:right w:val="nil"/>
            </w:tcBorders>
          </w:tcPr>
          <w:p w14:paraId="4C3954B3" w14:textId="77777777" w:rsidR="003C25C8" w:rsidRPr="004C2F06" w:rsidRDefault="00000000">
            <w:pPr>
              <w:tabs>
                <w:tab w:val="center" w:pos="3155"/>
                <w:tab w:val="center" w:pos="4928"/>
              </w:tabs>
              <w:spacing w:after="0" w:line="259" w:lineRule="auto"/>
              <w:ind w:left="0" w:firstLine="0"/>
              <w:jc w:val="left"/>
              <w:rPr>
                <w:rFonts w:ascii="Times New Roman" w:hAnsi="Times New Roman" w:cs="Times New Roman"/>
              </w:rPr>
            </w:pPr>
            <w:r w:rsidRPr="004C2F06">
              <w:rPr>
                <w:rFonts w:ascii="Times New Roman" w:eastAsia="Calibri" w:hAnsi="Times New Roman" w:cs="Times New Roman"/>
                <w:sz w:val="22"/>
              </w:rPr>
              <w:tab/>
            </w:r>
            <w:r w:rsidRPr="004C2F06">
              <w:rPr>
                <w:rFonts w:ascii="Times New Roman" w:hAnsi="Times New Roman" w:cs="Times New Roman"/>
                <w:sz w:val="17"/>
              </w:rPr>
              <w:t>(1)</w:t>
            </w:r>
            <w:r w:rsidRPr="004C2F06">
              <w:rPr>
                <w:rFonts w:ascii="Times New Roman" w:hAnsi="Times New Roman" w:cs="Times New Roman"/>
                <w:sz w:val="17"/>
              </w:rPr>
              <w:tab/>
              <w:t>(2)</w:t>
            </w:r>
          </w:p>
        </w:tc>
        <w:tc>
          <w:tcPr>
            <w:tcW w:w="1756" w:type="dxa"/>
            <w:tcBorders>
              <w:top w:val="nil"/>
              <w:left w:val="nil"/>
              <w:bottom w:val="single" w:sz="3" w:space="0" w:color="000000"/>
              <w:right w:val="nil"/>
            </w:tcBorders>
          </w:tcPr>
          <w:p w14:paraId="4E73471F" w14:textId="77777777" w:rsidR="003C25C8" w:rsidRPr="004C2F06" w:rsidRDefault="00000000">
            <w:pPr>
              <w:spacing w:after="0" w:line="259" w:lineRule="auto"/>
              <w:ind w:left="0" w:right="102" w:firstLine="0"/>
              <w:jc w:val="center"/>
              <w:rPr>
                <w:rFonts w:ascii="Times New Roman" w:hAnsi="Times New Roman" w:cs="Times New Roman"/>
              </w:rPr>
            </w:pPr>
            <w:r w:rsidRPr="004C2F06">
              <w:rPr>
                <w:rFonts w:ascii="Times New Roman" w:hAnsi="Times New Roman" w:cs="Times New Roman"/>
                <w:sz w:val="17"/>
              </w:rPr>
              <w:t>(3)</w:t>
            </w:r>
          </w:p>
        </w:tc>
        <w:tc>
          <w:tcPr>
            <w:tcW w:w="1688" w:type="dxa"/>
            <w:tcBorders>
              <w:top w:val="nil"/>
              <w:left w:val="nil"/>
              <w:bottom w:val="single" w:sz="3" w:space="0" w:color="000000"/>
              <w:right w:val="nil"/>
            </w:tcBorders>
          </w:tcPr>
          <w:p w14:paraId="377C3FE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(4)</w:t>
            </w:r>
          </w:p>
        </w:tc>
      </w:tr>
      <w:tr w:rsidR="003C25C8" w:rsidRPr="004C2F06" w14:paraId="03301BCE" w14:textId="77777777" w:rsidTr="00E855C6">
        <w:trPr>
          <w:trHeight w:val="289"/>
        </w:trPr>
        <w:tc>
          <w:tcPr>
            <w:tcW w:w="5916" w:type="dxa"/>
            <w:gridSpan w:val="5"/>
            <w:tcBorders>
              <w:top w:val="single" w:sz="3" w:space="0" w:color="000000"/>
              <w:left w:val="nil"/>
              <w:bottom w:val="single" w:sz="3" w:space="0" w:color="000000"/>
              <w:right w:val="nil"/>
            </w:tcBorders>
          </w:tcPr>
          <w:p w14:paraId="5F1DAC28" w14:textId="094E29E4"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1: Women who were unmarried and teaching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10626289"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296AD9BE"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7A32D235" w14:textId="77777777" w:rsidTr="00E855C6">
        <w:trPr>
          <w:trHeight w:val="254"/>
        </w:trPr>
        <w:tc>
          <w:tcPr>
            <w:tcW w:w="2839" w:type="dxa"/>
            <w:gridSpan w:val="2"/>
            <w:tcBorders>
              <w:top w:val="single" w:sz="3" w:space="0" w:color="000000"/>
              <w:left w:val="nil"/>
              <w:bottom w:val="nil"/>
              <w:right w:val="nil"/>
            </w:tcBorders>
          </w:tcPr>
          <w:p w14:paraId="67A74FC7" w14:textId="0F2EC82E"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p>
        </w:tc>
        <w:tc>
          <w:tcPr>
            <w:tcW w:w="1758" w:type="dxa"/>
            <w:gridSpan w:val="2"/>
            <w:tcBorders>
              <w:top w:val="single" w:sz="3" w:space="0" w:color="000000"/>
              <w:left w:val="nil"/>
              <w:bottom w:val="nil"/>
              <w:right w:val="nil"/>
            </w:tcBorders>
          </w:tcPr>
          <w:p w14:paraId="18AC6A00"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-0.0165</w:t>
            </w:r>
          </w:p>
        </w:tc>
        <w:tc>
          <w:tcPr>
            <w:tcW w:w="1319" w:type="dxa"/>
            <w:tcBorders>
              <w:top w:val="single" w:sz="3" w:space="0" w:color="000000"/>
              <w:left w:val="nil"/>
              <w:bottom w:val="nil"/>
              <w:right w:val="nil"/>
            </w:tcBorders>
          </w:tcPr>
          <w:p w14:paraId="296B5147"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0.0216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1519CB04" w14:textId="77777777" w:rsidR="003C25C8" w:rsidRPr="004C2F06" w:rsidRDefault="00000000">
            <w:pPr>
              <w:spacing w:after="0" w:line="259" w:lineRule="auto"/>
              <w:ind w:left="527" w:firstLine="0"/>
              <w:jc w:val="left"/>
              <w:rPr>
                <w:rFonts w:ascii="Times New Roman" w:hAnsi="Times New Roman" w:cs="Times New Roman"/>
              </w:rPr>
            </w:pPr>
            <w:r w:rsidRPr="004C2F06">
              <w:rPr>
                <w:rFonts w:ascii="Times New Roman" w:hAnsi="Times New Roman" w:cs="Times New Roman"/>
                <w:sz w:val="17"/>
              </w:rPr>
              <w:t>-0.0027</w:t>
            </w:r>
          </w:p>
        </w:tc>
        <w:tc>
          <w:tcPr>
            <w:tcW w:w="1688" w:type="dxa"/>
            <w:tcBorders>
              <w:top w:val="single" w:sz="3" w:space="0" w:color="000000"/>
              <w:left w:val="nil"/>
              <w:bottom w:val="nil"/>
              <w:right w:val="nil"/>
            </w:tcBorders>
          </w:tcPr>
          <w:p w14:paraId="198E111A"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-0.0355</w:t>
            </w:r>
            <w:r w:rsidRPr="004C2F06">
              <w:rPr>
                <w:rFonts w:ascii="Cambria Math" w:hAnsi="Cambria Math" w:cs="Cambria Math"/>
                <w:sz w:val="17"/>
                <w:vertAlign w:val="superscript"/>
              </w:rPr>
              <w:t>∗∗∗</w:t>
            </w:r>
          </w:p>
        </w:tc>
      </w:tr>
      <w:tr w:rsidR="003C25C8" w:rsidRPr="004C2F06" w14:paraId="25C0E45D" w14:textId="77777777" w:rsidTr="00E855C6">
        <w:trPr>
          <w:trHeight w:val="209"/>
        </w:trPr>
        <w:tc>
          <w:tcPr>
            <w:tcW w:w="2839" w:type="dxa"/>
            <w:gridSpan w:val="2"/>
            <w:tcBorders>
              <w:top w:val="nil"/>
              <w:left w:val="nil"/>
              <w:bottom w:val="single" w:sz="2" w:space="0" w:color="000000"/>
              <w:right w:val="nil"/>
            </w:tcBorders>
          </w:tcPr>
          <w:p w14:paraId="0AB72B33"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30010564"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(0.0112)</w:t>
            </w:r>
          </w:p>
        </w:tc>
        <w:tc>
          <w:tcPr>
            <w:tcW w:w="1319" w:type="dxa"/>
            <w:tcBorders>
              <w:top w:val="nil"/>
              <w:left w:val="nil"/>
              <w:bottom w:val="single" w:sz="2" w:space="0" w:color="000000"/>
              <w:right w:val="nil"/>
            </w:tcBorders>
          </w:tcPr>
          <w:p w14:paraId="32389A3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(0.0058)</w:t>
            </w:r>
          </w:p>
        </w:tc>
        <w:tc>
          <w:tcPr>
            <w:tcW w:w="1756" w:type="dxa"/>
            <w:tcBorders>
              <w:top w:val="nil"/>
              <w:left w:val="nil"/>
              <w:bottom w:val="single" w:sz="2" w:space="0" w:color="000000"/>
              <w:right w:val="nil"/>
            </w:tcBorders>
          </w:tcPr>
          <w:p w14:paraId="4080A4AB"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(0.0033)</w:t>
            </w:r>
          </w:p>
        </w:tc>
        <w:tc>
          <w:tcPr>
            <w:tcW w:w="1688" w:type="dxa"/>
            <w:tcBorders>
              <w:top w:val="nil"/>
              <w:left w:val="nil"/>
              <w:bottom w:val="single" w:sz="2" w:space="0" w:color="000000"/>
              <w:right w:val="nil"/>
            </w:tcBorders>
          </w:tcPr>
          <w:p w14:paraId="2239FD8E"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(0.0116)</w:t>
            </w:r>
          </w:p>
        </w:tc>
      </w:tr>
      <w:tr w:rsidR="003C25C8" w:rsidRPr="004C2F06" w14:paraId="40E59EA1" w14:textId="77777777" w:rsidTr="00E855C6">
        <w:trPr>
          <w:trHeight w:val="279"/>
        </w:trPr>
        <w:tc>
          <w:tcPr>
            <w:tcW w:w="2839" w:type="dxa"/>
            <w:gridSpan w:val="2"/>
            <w:tcBorders>
              <w:top w:val="single" w:sz="2" w:space="0" w:color="000000"/>
              <w:left w:val="nil"/>
              <w:bottom w:val="nil"/>
              <w:right w:val="nil"/>
            </w:tcBorders>
          </w:tcPr>
          <w:p w14:paraId="74058AF7"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13B1150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0.5891</w:t>
            </w:r>
          </w:p>
        </w:tc>
        <w:tc>
          <w:tcPr>
            <w:tcW w:w="1319" w:type="dxa"/>
            <w:tcBorders>
              <w:top w:val="single" w:sz="2" w:space="0" w:color="000000"/>
              <w:left w:val="nil"/>
              <w:bottom w:val="nil"/>
              <w:right w:val="nil"/>
            </w:tcBorders>
          </w:tcPr>
          <w:p w14:paraId="0B7F70CD"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0.0453</w:t>
            </w:r>
          </w:p>
        </w:tc>
        <w:tc>
          <w:tcPr>
            <w:tcW w:w="1756" w:type="dxa"/>
            <w:tcBorders>
              <w:top w:val="single" w:sz="2" w:space="0" w:color="000000"/>
              <w:left w:val="nil"/>
              <w:bottom w:val="nil"/>
              <w:right w:val="nil"/>
            </w:tcBorders>
          </w:tcPr>
          <w:p w14:paraId="33172D1C"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0.0347</w:t>
            </w:r>
          </w:p>
        </w:tc>
        <w:tc>
          <w:tcPr>
            <w:tcW w:w="1688" w:type="dxa"/>
            <w:tcBorders>
              <w:top w:val="single" w:sz="2" w:space="0" w:color="000000"/>
              <w:left w:val="nil"/>
              <w:bottom w:val="nil"/>
              <w:right w:val="nil"/>
            </w:tcBorders>
          </w:tcPr>
          <w:p w14:paraId="1B2A4D5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0.5092</w:t>
            </w:r>
          </w:p>
        </w:tc>
      </w:tr>
      <w:tr w:rsidR="003C25C8" w:rsidRPr="004C2F06" w14:paraId="7EBCEFF3" w14:textId="77777777" w:rsidTr="00E855C6">
        <w:trPr>
          <w:trHeight w:val="193"/>
        </w:trPr>
        <w:tc>
          <w:tcPr>
            <w:tcW w:w="2839" w:type="dxa"/>
            <w:gridSpan w:val="2"/>
            <w:tcBorders>
              <w:top w:val="nil"/>
              <w:left w:val="nil"/>
              <w:bottom w:val="nil"/>
              <w:right w:val="nil"/>
            </w:tcBorders>
          </w:tcPr>
          <w:p w14:paraId="44035DC8"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50318C95"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59,542</w:t>
            </w:r>
          </w:p>
        </w:tc>
        <w:tc>
          <w:tcPr>
            <w:tcW w:w="1319" w:type="dxa"/>
            <w:tcBorders>
              <w:top w:val="nil"/>
              <w:left w:val="nil"/>
              <w:bottom w:val="nil"/>
              <w:right w:val="nil"/>
            </w:tcBorders>
          </w:tcPr>
          <w:p w14:paraId="17EB22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59,542</w:t>
            </w:r>
          </w:p>
        </w:tc>
        <w:tc>
          <w:tcPr>
            <w:tcW w:w="1756" w:type="dxa"/>
            <w:tcBorders>
              <w:top w:val="nil"/>
              <w:left w:val="nil"/>
              <w:bottom w:val="nil"/>
              <w:right w:val="nil"/>
            </w:tcBorders>
          </w:tcPr>
          <w:p w14:paraId="32991659"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59,542</w:t>
            </w:r>
          </w:p>
        </w:tc>
        <w:tc>
          <w:tcPr>
            <w:tcW w:w="1688" w:type="dxa"/>
            <w:tcBorders>
              <w:top w:val="nil"/>
              <w:left w:val="nil"/>
              <w:bottom w:val="nil"/>
              <w:right w:val="nil"/>
            </w:tcBorders>
          </w:tcPr>
          <w:p w14:paraId="35FB24B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59,542</w:t>
            </w:r>
          </w:p>
        </w:tc>
      </w:tr>
      <w:tr w:rsidR="003C25C8" w:rsidRPr="004C2F06" w14:paraId="01B725F3" w14:textId="77777777" w:rsidTr="00E855C6">
        <w:trPr>
          <w:trHeight w:val="250"/>
        </w:trPr>
        <w:tc>
          <w:tcPr>
            <w:tcW w:w="2839" w:type="dxa"/>
            <w:gridSpan w:val="2"/>
            <w:tcBorders>
              <w:top w:val="nil"/>
              <w:left w:val="nil"/>
              <w:bottom w:val="single" w:sz="3" w:space="0" w:color="000000"/>
              <w:right w:val="nil"/>
            </w:tcBorders>
          </w:tcPr>
          <w:p w14:paraId="314E2B3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1EDC08FD"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0.15787</w:t>
            </w:r>
          </w:p>
        </w:tc>
        <w:tc>
          <w:tcPr>
            <w:tcW w:w="1319" w:type="dxa"/>
            <w:tcBorders>
              <w:top w:val="nil"/>
              <w:left w:val="nil"/>
              <w:bottom w:val="single" w:sz="3" w:space="0" w:color="000000"/>
              <w:right w:val="nil"/>
            </w:tcBorders>
          </w:tcPr>
          <w:p w14:paraId="7A5193FE"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0.02246</w:t>
            </w:r>
          </w:p>
        </w:tc>
        <w:tc>
          <w:tcPr>
            <w:tcW w:w="1756" w:type="dxa"/>
            <w:tcBorders>
              <w:top w:val="nil"/>
              <w:left w:val="nil"/>
              <w:bottom w:val="single" w:sz="3" w:space="0" w:color="000000"/>
              <w:right w:val="nil"/>
            </w:tcBorders>
          </w:tcPr>
          <w:p w14:paraId="26A77F6C"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0.00751</w:t>
            </w:r>
          </w:p>
        </w:tc>
        <w:tc>
          <w:tcPr>
            <w:tcW w:w="1688" w:type="dxa"/>
            <w:tcBorders>
              <w:top w:val="nil"/>
              <w:left w:val="nil"/>
              <w:bottom w:val="single" w:sz="3" w:space="0" w:color="000000"/>
              <w:right w:val="nil"/>
            </w:tcBorders>
          </w:tcPr>
          <w:p w14:paraId="02D0075D"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0.13835</w:t>
            </w:r>
          </w:p>
        </w:tc>
      </w:tr>
      <w:tr w:rsidR="003C25C8" w:rsidRPr="004C2F06" w14:paraId="442CB26E" w14:textId="77777777" w:rsidTr="00E855C6">
        <w:trPr>
          <w:trHeight w:val="289"/>
        </w:trPr>
        <w:tc>
          <w:tcPr>
            <w:tcW w:w="5916" w:type="dxa"/>
            <w:gridSpan w:val="5"/>
            <w:tcBorders>
              <w:top w:val="single" w:sz="3" w:space="0" w:color="000000"/>
              <w:left w:val="nil"/>
              <w:bottom w:val="single" w:sz="3" w:space="0" w:color="000000"/>
              <w:right w:val="nil"/>
            </w:tcBorders>
          </w:tcPr>
          <w:p w14:paraId="6A37805E" w14:textId="060F662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2: Women who were 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6E44839D"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579FEB1"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339C9787" w14:textId="77777777" w:rsidTr="00E855C6">
        <w:trPr>
          <w:trHeight w:val="254"/>
        </w:trPr>
        <w:tc>
          <w:tcPr>
            <w:tcW w:w="2839" w:type="dxa"/>
            <w:gridSpan w:val="2"/>
            <w:tcBorders>
              <w:top w:val="single" w:sz="3" w:space="0" w:color="000000"/>
              <w:left w:val="nil"/>
              <w:bottom w:val="nil"/>
              <w:right w:val="nil"/>
            </w:tcBorders>
          </w:tcPr>
          <w:p w14:paraId="01C5EF8B" w14:textId="64B8E9B7"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21836936"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-0.0005</w:t>
            </w:r>
          </w:p>
        </w:tc>
        <w:tc>
          <w:tcPr>
            <w:tcW w:w="1319" w:type="dxa"/>
            <w:tcBorders>
              <w:top w:val="single" w:sz="3" w:space="0" w:color="000000"/>
              <w:left w:val="nil"/>
              <w:bottom w:val="nil"/>
              <w:right w:val="nil"/>
            </w:tcBorders>
          </w:tcPr>
          <w:p w14:paraId="4967FB8F"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0.0006</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352A7D9C" w14:textId="77777777" w:rsidR="003C25C8" w:rsidRPr="004C2F06" w:rsidRDefault="00000000">
            <w:pPr>
              <w:spacing w:after="0" w:line="259" w:lineRule="auto"/>
              <w:ind w:left="521" w:firstLine="0"/>
              <w:jc w:val="left"/>
              <w:rPr>
                <w:rFonts w:ascii="Times New Roman" w:hAnsi="Times New Roman" w:cs="Times New Roman"/>
              </w:rPr>
            </w:pPr>
            <w:r w:rsidRPr="004C2F06">
              <w:rPr>
                <w:rFonts w:ascii="Times New Roman" w:hAnsi="Times New Roman" w:cs="Times New Roman"/>
                <w:sz w:val="17"/>
              </w:rPr>
              <w:t>0.0064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3A21894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-0.0075</w:t>
            </w:r>
            <w:r w:rsidRPr="004C2F06">
              <w:rPr>
                <w:rFonts w:ascii="Cambria Math" w:hAnsi="Cambria Math" w:cs="Cambria Math"/>
                <w:sz w:val="17"/>
                <w:vertAlign w:val="superscript"/>
              </w:rPr>
              <w:t>∗∗</w:t>
            </w:r>
          </w:p>
        </w:tc>
      </w:tr>
      <w:tr w:rsidR="003C25C8" w:rsidRPr="004C2F06" w14:paraId="1D399911" w14:textId="77777777" w:rsidTr="00E855C6">
        <w:trPr>
          <w:trHeight w:val="209"/>
        </w:trPr>
        <w:tc>
          <w:tcPr>
            <w:tcW w:w="2839" w:type="dxa"/>
            <w:gridSpan w:val="2"/>
            <w:tcBorders>
              <w:top w:val="nil"/>
              <w:left w:val="nil"/>
              <w:bottom w:val="single" w:sz="2" w:space="0" w:color="000000"/>
              <w:right w:val="nil"/>
            </w:tcBorders>
          </w:tcPr>
          <w:p w14:paraId="196DE000"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27371E31"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(0.0009)</w:t>
            </w:r>
          </w:p>
        </w:tc>
        <w:tc>
          <w:tcPr>
            <w:tcW w:w="1319" w:type="dxa"/>
            <w:tcBorders>
              <w:top w:val="nil"/>
              <w:left w:val="nil"/>
              <w:bottom w:val="single" w:sz="2" w:space="0" w:color="000000"/>
              <w:right w:val="nil"/>
            </w:tcBorders>
          </w:tcPr>
          <w:p w14:paraId="088E0E81"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(0.0002)</w:t>
            </w:r>
          </w:p>
        </w:tc>
        <w:tc>
          <w:tcPr>
            <w:tcW w:w="1756" w:type="dxa"/>
            <w:tcBorders>
              <w:top w:val="nil"/>
              <w:left w:val="nil"/>
              <w:bottom w:val="single" w:sz="2" w:space="0" w:color="000000"/>
              <w:right w:val="nil"/>
            </w:tcBorders>
          </w:tcPr>
          <w:p w14:paraId="4CCF1007"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(0.0035)</w:t>
            </w:r>
          </w:p>
        </w:tc>
        <w:tc>
          <w:tcPr>
            <w:tcW w:w="1688" w:type="dxa"/>
            <w:tcBorders>
              <w:top w:val="nil"/>
              <w:left w:val="nil"/>
              <w:bottom w:val="single" w:sz="2" w:space="0" w:color="000000"/>
              <w:right w:val="nil"/>
            </w:tcBorders>
          </w:tcPr>
          <w:p w14:paraId="3EA6B9F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(0.0034)</w:t>
            </w:r>
          </w:p>
        </w:tc>
      </w:tr>
      <w:tr w:rsidR="003C25C8" w:rsidRPr="004C2F06" w14:paraId="65D5CDC0" w14:textId="77777777" w:rsidTr="00E855C6">
        <w:trPr>
          <w:trHeight w:val="279"/>
        </w:trPr>
        <w:tc>
          <w:tcPr>
            <w:tcW w:w="2839" w:type="dxa"/>
            <w:gridSpan w:val="2"/>
            <w:tcBorders>
              <w:top w:val="single" w:sz="2" w:space="0" w:color="000000"/>
              <w:left w:val="nil"/>
              <w:bottom w:val="nil"/>
              <w:right w:val="nil"/>
            </w:tcBorders>
          </w:tcPr>
          <w:p w14:paraId="45B1F492"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700653F"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0.9331</w:t>
            </w:r>
          </w:p>
        </w:tc>
        <w:tc>
          <w:tcPr>
            <w:tcW w:w="1319" w:type="dxa"/>
            <w:tcBorders>
              <w:top w:val="single" w:sz="2" w:space="0" w:color="000000"/>
              <w:left w:val="nil"/>
              <w:bottom w:val="nil"/>
              <w:right w:val="nil"/>
            </w:tcBorders>
          </w:tcPr>
          <w:p w14:paraId="4539046B"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0.0018</w:t>
            </w:r>
          </w:p>
        </w:tc>
        <w:tc>
          <w:tcPr>
            <w:tcW w:w="1756" w:type="dxa"/>
            <w:tcBorders>
              <w:top w:val="single" w:sz="2" w:space="0" w:color="000000"/>
              <w:left w:val="nil"/>
              <w:bottom w:val="nil"/>
              <w:right w:val="nil"/>
            </w:tcBorders>
          </w:tcPr>
          <w:p w14:paraId="376B513E"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0.0534</w:t>
            </w:r>
          </w:p>
        </w:tc>
        <w:tc>
          <w:tcPr>
            <w:tcW w:w="1688" w:type="dxa"/>
            <w:tcBorders>
              <w:top w:val="single" w:sz="2" w:space="0" w:color="000000"/>
              <w:left w:val="nil"/>
              <w:bottom w:val="nil"/>
              <w:right w:val="nil"/>
            </w:tcBorders>
          </w:tcPr>
          <w:p w14:paraId="2B187F3B"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0.8779</w:t>
            </w:r>
          </w:p>
        </w:tc>
      </w:tr>
      <w:tr w:rsidR="003C25C8" w:rsidRPr="004C2F06" w14:paraId="04C79F69" w14:textId="77777777" w:rsidTr="00E855C6">
        <w:trPr>
          <w:trHeight w:val="193"/>
        </w:trPr>
        <w:tc>
          <w:tcPr>
            <w:tcW w:w="2839" w:type="dxa"/>
            <w:gridSpan w:val="2"/>
            <w:tcBorders>
              <w:top w:val="nil"/>
              <w:left w:val="nil"/>
              <w:bottom w:val="nil"/>
              <w:right w:val="nil"/>
            </w:tcBorders>
          </w:tcPr>
          <w:p w14:paraId="56433E5A"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6CBBE958"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3,125,563</w:t>
            </w:r>
          </w:p>
        </w:tc>
        <w:tc>
          <w:tcPr>
            <w:tcW w:w="1319" w:type="dxa"/>
            <w:tcBorders>
              <w:top w:val="nil"/>
              <w:left w:val="nil"/>
              <w:bottom w:val="nil"/>
              <w:right w:val="nil"/>
            </w:tcBorders>
          </w:tcPr>
          <w:p w14:paraId="7FF3CF53"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3,125,563</w:t>
            </w:r>
          </w:p>
        </w:tc>
        <w:tc>
          <w:tcPr>
            <w:tcW w:w="1756" w:type="dxa"/>
            <w:tcBorders>
              <w:top w:val="nil"/>
              <w:left w:val="nil"/>
              <w:bottom w:val="nil"/>
              <w:right w:val="nil"/>
            </w:tcBorders>
          </w:tcPr>
          <w:p w14:paraId="476594D2"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3,125,563</w:t>
            </w:r>
          </w:p>
        </w:tc>
        <w:tc>
          <w:tcPr>
            <w:tcW w:w="1688" w:type="dxa"/>
            <w:tcBorders>
              <w:top w:val="nil"/>
              <w:left w:val="nil"/>
              <w:bottom w:val="nil"/>
              <w:right w:val="nil"/>
            </w:tcBorders>
          </w:tcPr>
          <w:p w14:paraId="1F0B04E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3,125,563</w:t>
            </w:r>
          </w:p>
        </w:tc>
      </w:tr>
      <w:tr w:rsidR="003C25C8" w:rsidRPr="004C2F06" w14:paraId="2FF6DB19" w14:textId="77777777" w:rsidTr="00E855C6">
        <w:trPr>
          <w:trHeight w:val="250"/>
        </w:trPr>
        <w:tc>
          <w:tcPr>
            <w:tcW w:w="2839" w:type="dxa"/>
            <w:gridSpan w:val="2"/>
            <w:tcBorders>
              <w:top w:val="nil"/>
              <w:left w:val="nil"/>
              <w:bottom w:val="single" w:sz="3" w:space="0" w:color="000000"/>
              <w:right w:val="nil"/>
            </w:tcBorders>
          </w:tcPr>
          <w:p w14:paraId="793B26EE"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3" w:space="0" w:color="000000"/>
              <w:right w:val="nil"/>
            </w:tcBorders>
          </w:tcPr>
          <w:p w14:paraId="6D51639B"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0.02377</w:t>
            </w:r>
          </w:p>
        </w:tc>
        <w:tc>
          <w:tcPr>
            <w:tcW w:w="1319" w:type="dxa"/>
            <w:tcBorders>
              <w:top w:val="nil"/>
              <w:left w:val="nil"/>
              <w:bottom w:val="single" w:sz="3" w:space="0" w:color="000000"/>
              <w:right w:val="nil"/>
            </w:tcBorders>
          </w:tcPr>
          <w:p w14:paraId="666727EB"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0.00086</w:t>
            </w:r>
          </w:p>
        </w:tc>
        <w:tc>
          <w:tcPr>
            <w:tcW w:w="1756" w:type="dxa"/>
            <w:tcBorders>
              <w:top w:val="nil"/>
              <w:left w:val="nil"/>
              <w:bottom w:val="single" w:sz="3" w:space="0" w:color="000000"/>
              <w:right w:val="nil"/>
            </w:tcBorders>
          </w:tcPr>
          <w:p w14:paraId="1E7350E5"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0.01862</w:t>
            </w:r>
          </w:p>
        </w:tc>
        <w:tc>
          <w:tcPr>
            <w:tcW w:w="1688" w:type="dxa"/>
            <w:tcBorders>
              <w:top w:val="nil"/>
              <w:left w:val="nil"/>
              <w:bottom w:val="single" w:sz="3" w:space="0" w:color="000000"/>
              <w:right w:val="nil"/>
            </w:tcBorders>
          </w:tcPr>
          <w:p w14:paraId="48F31198"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0.01684</w:t>
            </w:r>
          </w:p>
        </w:tc>
      </w:tr>
      <w:tr w:rsidR="003C25C8" w:rsidRPr="004C2F06" w14:paraId="486CF426" w14:textId="77777777" w:rsidTr="00E855C6">
        <w:trPr>
          <w:trHeight w:val="289"/>
        </w:trPr>
        <w:tc>
          <w:tcPr>
            <w:tcW w:w="5916" w:type="dxa"/>
            <w:gridSpan w:val="5"/>
            <w:tcBorders>
              <w:top w:val="single" w:sz="3" w:space="0" w:color="000000"/>
              <w:left w:val="nil"/>
              <w:bottom w:val="single" w:sz="3" w:space="0" w:color="000000"/>
              <w:right w:val="nil"/>
            </w:tcBorders>
          </w:tcPr>
          <w:p w14:paraId="2C40109F" w14:textId="17CEACC1"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 xml:space="preserve">Sample 3: Women who were unmarried and not in the labor force in </w:t>
            </w:r>
            <w:r w:rsidRPr="004C2F06">
              <w:rPr>
                <w:rFonts w:ascii="Times New Roman" w:hAnsi="Times New Roman" w:cs="Times New Roman"/>
                <w:i/>
                <w:sz w:val="17"/>
              </w:rPr>
              <w:t>t</w:t>
            </w:r>
            <w:r w:rsidR="00C94655">
              <w:rPr>
                <w:rFonts w:ascii="Times New Roman" w:hAnsi="Times New Roman" w:cs="Times New Roman"/>
                <w:i/>
                <w:sz w:val="17"/>
              </w:rPr>
              <w:t xml:space="preserve"> </w:t>
            </w:r>
            <w:r w:rsidRPr="004C2F06">
              <w:rPr>
                <w:rFonts w:ascii="Times New Roman" w:hAnsi="Times New Roman" w:cs="Times New Roman"/>
                <w:sz w:val="17"/>
              </w:rPr>
              <w:t>− 10</w:t>
            </w:r>
          </w:p>
        </w:tc>
        <w:tc>
          <w:tcPr>
            <w:tcW w:w="1756" w:type="dxa"/>
            <w:tcBorders>
              <w:top w:val="single" w:sz="3" w:space="0" w:color="000000"/>
              <w:left w:val="nil"/>
              <w:bottom w:val="single" w:sz="3" w:space="0" w:color="000000"/>
              <w:right w:val="nil"/>
            </w:tcBorders>
          </w:tcPr>
          <w:p w14:paraId="30CA62A1" w14:textId="77777777" w:rsidR="003C25C8" w:rsidRPr="004C2F06" w:rsidRDefault="003C25C8">
            <w:pPr>
              <w:spacing w:after="160" w:line="259" w:lineRule="auto"/>
              <w:ind w:left="0" w:firstLine="0"/>
              <w:jc w:val="left"/>
              <w:rPr>
                <w:rFonts w:ascii="Times New Roman" w:hAnsi="Times New Roman" w:cs="Times New Roman"/>
              </w:rPr>
            </w:pPr>
          </w:p>
        </w:tc>
        <w:tc>
          <w:tcPr>
            <w:tcW w:w="1688" w:type="dxa"/>
            <w:tcBorders>
              <w:top w:val="single" w:sz="3" w:space="0" w:color="000000"/>
              <w:left w:val="nil"/>
              <w:bottom w:val="single" w:sz="3" w:space="0" w:color="000000"/>
              <w:right w:val="nil"/>
            </w:tcBorders>
          </w:tcPr>
          <w:p w14:paraId="5F367D2C" w14:textId="77777777" w:rsidR="003C25C8" w:rsidRPr="004C2F06" w:rsidRDefault="003C25C8">
            <w:pPr>
              <w:spacing w:after="160" w:line="259" w:lineRule="auto"/>
              <w:ind w:left="0" w:firstLine="0"/>
              <w:jc w:val="left"/>
              <w:rPr>
                <w:rFonts w:ascii="Times New Roman" w:hAnsi="Times New Roman" w:cs="Times New Roman"/>
              </w:rPr>
            </w:pPr>
          </w:p>
        </w:tc>
      </w:tr>
      <w:tr w:rsidR="003C25C8" w:rsidRPr="004C2F06" w14:paraId="05448B10" w14:textId="77777777" w:rsidTr="00E855C6">
        <w:trPr>
          <w:trHeight w:val="254"/>
        </w:trPr>
        <w:tc>
          <w:tcPr>
            <w:tcW w:w="2839" w:type="dxa"/>
            <w:gridSpan w:val="2"/>
            <w:tcBorders>
              <w:top w:val="single" w:sz="3" w:space="0" w:color="000000"/>
              <w:left w:val="nil"/>
              <w:bottom w:val="nil"/>
              <w:right w:val="nil"/>
            </w:tcBorders>
          </w:tcPr>
          <w:p w14:paraId="16DF369D" w14:textId="2BC0C8AA" w:rsidR="003C25C8" w:rsidRPr="004C2F06" w:rsidRDefault="00000000">
            <w:pPr>
              <w:tabs>
                <w:tab w:val="center" w:pos="1205"/>
              </w:tabs>
              <w:spacing w:after="0" w:line="259" w:lineRule="auto"/>
              <w:ind w:left="0" w:firstLine="0"/>
              <w:jc w:val="left"/>
              <w:rPr>
                <w:rFonts w:ascii="Times New Roman" w:hAnsi="Times New Roman" w:cs="Times New Roman"/>
              </w:rPr>
            </w:pPr>
            <w:r w:rsidRPr="004C2F06">
              <w:rPr>
                <w:rFonts w:ascii="Times New Roman" w:hAnsi="Times New Roman" w:cs="Times New Roman"/>
                <w:sz w:val="17"/>
              </w:rPr>
              <w:t>Treated</w:t>
            </w:r>
            <w:r w:rsidR="001920CF">
              <w:rPr>
                <w:rFonts w:ascii="Times New Roman" w:hAnsi="Times New Roman" w:cs="Times New Roman"/>
                <w:sz w:val="17"/>
              </w:rPr>
              <w:t xml:space="preserve"> </w:t>
            </w:r>
            <w:r w:rsidR="001920CF">
              <w:rPr>
                <w:rFonts w:ascii="Times New Roman" w:hAnsi="Times New Roman" w:cs="Times New Roman"/>
                <w:sz w:val="20"/>
              </w:rPr>
              <w:t xml:space="preserve"> </w:t>
            </w:r>
            <m:oMath>
              <m:r>
                <w:rPr>
                  <w:rFonts w:ascii="Cambria Math" w:hAnsi="Cambria Math" w:cs="Times New Roman"/>
                  <w:sz w:val="20"/>
                </w:rPr>
                <m:t>×1940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1940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7"/>
              </w:rPr>
              <w:tab/>
            </w:r>
          </w:p>
        </w:tc>
        <w:tc>
          <w:tcPr>
            <w:tcW w:w="1758" w:type="dxa"/>
            <w:gridSpan w:val="2"/>
            <w:tcBorders>
              <w:top w:val="single" w:sz="3" w:space="0" w:color="000000"/>
              <w:left w:val="nil"/>
              <w:bottom w:val="nil"/>
              <w:right w:val="nil"/>
            </w:tcBorders>
          </w:tcPr>
          <w:p w14:paraId="0C3EF297"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-0.0003</w:t>
            </w:r>
          </w:p>
        </w:tc>
        <w:tc>
          <w:tcPr>
            <w:tcW w:w="1319" w:type="dxa"/>
            <w:tcBorders>
              <w:top w:val="single" w:sz="3" w:space="0" w:color="000000"/>
              <w:left w:val="nil"/>
              <w:bottom w:val="nil"/>
              <w:right w:val="nil"/>
            </w:tcBorders>
          </w:tcPr>
          <w:p w14:paraId="65ED3E41"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0.0014</w:t>
            </w:r>
            <w:r w:rsidRPr="004C2F06">
              <w:rPr>
                <w:rFonts w:ascii="Cambria Math" w:hAnsi="Cambria Math" w:cs="Cambria Math"/>
                <w:sz w:val="17"/>
                <w:vertAlign w:val="superscript"/>
              </w:rPr>
              <w:t>∗∗∗</w:t>
            </w:r>
          </w:p>
        </w:tc>
        <w:tc>
          <w:tcPr>
            <w:tcW w:w="1756" w:type="dxa"/>
            <w:tcBorders>
              <w:top w:val="single" w:sz="3" w:space="0" w:color="000000"/>
              <w:left w:val="nil"/>
              <w:bottom w:val="nil"/>
              <w:right w:val="nil"/>
            </w:tcBorders>
          </w:tcPr>
          <w:p w14:paraId="597A34AE" w14:textId="77777777" w:rsidR="003C25C8" w:rsidRPr="004C2F06" w:rsidRDefault="00000000">
            <w:pPr>
              <w:spacing w:after="0" w:line="259" w:lineRule="auto"/>
              <w:ind w:left="491" w:firstLine="0"/>
              <w:jc w:val="left"/>
              <w:rPr>
                <w:rFonts w:ascii="Times New Roman" w:hAnsi="Times New Roman" w:cs="Times New Roman"/>
              </w:rPr>
            </w:pPr>
            <w:r w:rsidRPr="004C2F06">
              <w:rPr>
                <w:rFonts w:ascii="Times New Roman" w:hAnsi="Times New Roman" w:cs="Times New Roman"/>
                <w:sz w:val="17"/>
              </w:rPr>
              <w:t>0.0044</w:t>
            </w:r>
            <w:r w:rsidRPr="004C2F06">
              <w:rPr>
                <w:rFonts w:ascii="Cambria Math" w:hAnsi="Cambria Math" w:cs="Cambria Math"/>
                <w:sz w:val="17"/>
                <w:vertAlign w:val="superscript"/>
              </w:rPr>
              <w:t>∗∗</w:t>
            </w:r>
          </w:p>
        </w:tc>
        <w:tc>
          <w:tcPr>
            <w:tcW w:w="1688" w:type="dxa"/>
            <w:tcBorders>
              <w:top w:val="single" w:sz="3" w:space="0" w:color="000000"/>
              <w:left w:val="nil"/>
              <w:bottom w:val="nil"/>
              <w:right w:val="nil"/>
            </w:tcBorders>
          </w:tcPr>
          <w:p w14:paraId="4043D4B9" w14:textId="77777777" w:rsidR="003C25C8" w:rsidRPr="004C2F06" w:rsidRDefault="00000000">
            <w:pPr>
              <w:spacing w:after="0" w:line="259" w:lineRule="auto"/>
              <w:ind w:left="0" w:right="7" w:firstLine="0"/>
              <w:jc w:val="center"/>
              <w:rPr>
                <w:rFonts w:ascii="Times New Roman" w:hAnsi="Times New Roman" w:cs="Times New Roman"/>
              </w:rPr>
            </w:pPr>
            <w:r w:rsidRPr="004C2F06">
              <w:rPr>
                <w:rFonts w:ascii="Times New Roman" w:hAnsi="Times New Roman" w:cs="Times New Roman"/>
                <w:sz w:val="17"/>
              </w:rPr>
              <w:t>-0.0061</w:t>
            </w:r>
            <w:r w:rsidRPr="004C2F06">
              <w:rPr>
                <w:rFonts w:ascii="Cambria Math" w:hAnsi="Cambria Math" w:cs="Cambria Math"/>
                <w:sz w:val="17"/>
                <w:vertAlign w:val="superscript"/>
              </w:rPr>
              <w:t>∗</w:t>
            </w:r>
          </w:p>
        </w:tc>
      </w:tr>
      <w:tr w:rsidR="003C25C8" w:rsidRPr="004C2F06" w14:paraId="06836FB5" w14:textId="77777777" w:rsidTr="00E855C6">
        <w:trPr>
          <w:trHeight w:val="209"/>
        </w:trPr>
        <w:tc>
          <w:tcPr>
            <w:tcW w:w="2839" w:type="dxa"/>
            <w:gridSpan w:val="2"/>
            <w:tcBorders>
              <w:top w:val="nil"/>
              <w:left w:val="nil"/>
              <w:bottom w:val="single" w:sz="2" w:space="0" w:color="000000"/>
              <w:right w:val="nil"/>
            </w:tcBorders>
          </w:tcPr>
          <w:p w14:paraId="31978DB9" w14:textId="77777777" w:rsidR="003C25C8" w:rsidRPr="004C2F06" w:rsidRDefault="003C25C8">
            <w:pPr>
              <w:spacing w:after="160" w:line="259" w:lineRule="auto"/>
              <w:ind w:left="0" w:firstLine="0"/>
              <w:jc w:val="left"/>
              <w:rPr>
                <w:rFonts w:ascii="Times New Roman" w:hAnsi="Times New Roman" w:cs="Times New Roman"/>
              </w:rPr>
            </w:pPr>
          </w:p>
        </w:tc>
        <w:tc>
          <w:tcPr>
            <w:tcW w:w="1758" w:type="dxa"/>
            <w:gridSpan w:val="2"/>
            <w:tcBorders>
              <w:top w:val="nil"/>
              <w:left w:val="nil"/>
              <w:bottom w:val="single" w:sz="2" w:space="0" w:color="000000"/>
              <w:right w:val="nil"/>
            </w:tcBorders>
          </w:tcPr>
          <w:p w14:paraId="1E24D2CB"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(0.0036)</w:t>
            </w:r>
          </w:p>
        </w:tc>
        <w:tc>
          <w:tcPr>
            <w:tcW w:w="1319" w:type="dxa"/>
            <w:tcBorders>
              <w:top w:val="nil"/>
              <w:left w:val="nil"/>
              <w:bottom w:val="single" w:sz="2" w:space="0" w:color="000000"/>
              <w:right w:val="nil"/>
            </w:tcBorders>
          </w:tcPr>
          <w:p w14:paraId="05B76E65" w14:textId="77777777" w:rsidR="003C25C8" w:rsidRPr="004C2F06" w:rsidRDefault="00000000">
            <w:pPr>
              <w:spacing w:after="0" w:line="259" w:lineRule="auto"/>
              <w:ind w:left="35" w:firstLine="0"/>
              <w:jc w:val="left"/>
              <w:rPr>
                <w:rFonts w:ascii="Times New Roman" w:hAnsi="Times New Roman" w:cs="Times New Roman"/>
              </w:rPr>
            </w:pPr>
            <w:r w:rsidRPr="004C2F06">
              <w:rPr>
                <w:rFonts w:ascii="Times New Roman" w:hAnsi="Times New Roman" w:cs="Times New Roman"/>
                <w:sz w:val="17"/>
              </w:rPr>
              <w:t>(0.0003)</w:t>
            </w:r>
          </w:p>
        </w:tc>
        <w:tc>
          <w:tcPr>
            <w:tcW w:w="1756" w:type="dxa"/>
            <w:tcBorders>
              <w:top w:val="nil"/>
              <w:left w:val="nil"/>
              <w:bottom w:val="single" w:sz="2" w:space="0" w:color="000000"/>
              <w:right w:val="nil"/>
            </w:tcBorders>
          </w:tcPr>
          <w:p w14:paraId="6912D874" w14:textId="77777777" w:rsidR="003C25C8" w:rsidRPr="004C2F06" w:rsidRDefault="00000000">
            <w:pPr>
              <w:spacing w:after="0" w:line="259" w:lineRule="auto"/>
              <w:ind w:left="490" w:firstLine="0"/>
              <w:jc w:val="left"/>
              <w:rPr>
                <w:rFonts w:ascii="Times New Roman" w:hAnsi="Times New Roman" w:cs="Times New Roman"/>
              </w:rPr>
            </w:pPr>
            <w:r w:rsidRPr="004C2F06">
              <w:rPr>
                <w:rFonts w:ascii="Times New Roman" w:hAnsi="Times New Roman" w:cs="Times New Roman"/>
                <w:sz w:val="17"/>
              </w:rPr>
              <w:t>(0.0021)</w:t>
            </w:r>
          </w:p>
        </w:tc>
        <w:tc>
          <w:tcPr>
            <w:tcW w:w="1688" w:type="dxa"/>
            <w:tcBorders>
              <w:top w:val="nil"/>
              <w:left w:val="nil"/>
              <w:bottom w:val="single" w:sz="2" w:space="0" w:color="000000"/>
              <w:right w:val="nil"/>
            </w:tcBorders>
          </w:tcPr>
          <w:p w14:paraId="1306CA16"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(0.0035)</w:t>
            </w:r>
          </w:p>
        </w:tc>
      </w:tr>
      <w:tr w:rsidR="003C25C8" w:rsidRPr="004C2F06" w14:paraId="2DE3FA84" w14:textId="77777777" w:rsidTr="00E855C6">
        <w:trPr>
          <w:trHeight w:val="279"/>
        </w:trPr>
        <w:tc>
          <w:tcPr>
            <w:tcW w:w="2839" w:type="dxa"/>
            <w:gridSpan w:val="2"/>
            <w:tcBorders>
              <w:top w:val="single" w:sz="2" w:space="0" w:color="000000"/>
              <w:left w:val="nil"/>
              <w:bottom w:val="nil"/>
              <w:right w:val="nil"/>
            </w:tcBorders>
          </w:tcPr>
          <w:p w14:paraId="7B6131B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Dep. var. 1930 treated mean</w:t>
            </w:r>
          </w:p>
        </w:tc>
        <w:tc>
          <w:tcPr>
            <w:tcW w:w="1758" w:type="dxa"/>
            <w:gridSpan w:val="2"/>
            <w:tcBorders>
              <w:top w:val="single" w:sz="2" w:space="0" w:color="000000"/>
              <w:left w:val="nil"/>
              <w:bottom w:val="nil"/>
              <w:right w:val="nil"/>
            </w:tcBorders>
          </w:tcPr>
          <w:p w14:paraId="5ABC4351"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sz w:val="17"/>
              </w:rPr>
              <w:t>0.5076</w:t>
            </w:r>
          </w:p>
        </w:tc>
        <w:tc>
          <w:tcPr>
            <w:tcW w:w="1319" w:type="dxa"/>
            <w:tcBorders>
              <w:top w:val="single" w:sz="2" w:space="0" w:color="000000"/>
              <w:left w:val="nil"/>
              <w:bottom w:val="nil"/>
              <w:right w:val="nil"/>
            </w:tcBorders>
          </w:tcPr>
          <w:p w14:paraId="036F698C" w14:textId="77777777" w:rsidR="003C25C8" w:rsidRPr="004C2F06" w:rsidRDefault="00000000">
            <w:pPr>
              <w:spacing w:after="0" w:line="259" w:lineRule="auto"/>
              <w:ind w:left="100" w:firstLine="0"/>
              <w:jc w:val="left"/>
              <w:rPr>
                <w:rFonts w:ascii="Times New Roman" w:hAnsi="Times New Roman" w:cs="Times New Roman"/>
              </w:rPr>
            </w:pPr>
            <w:r w:rsidRPr="004C2F06">
              <w:rPr>
                <w:rFonts w:ascii="Times New Roman" w:hAnsi="Times New Roman" w:cs="Times New Roman"/>
                <w:sz w:val="17"/>
              </w:rPr>
              <w:t>0.0044</w:t>
            </w:r>
          </w:p>
        </w:tc>
        <w:tc>
          <w:tcPr>
            <w:tcW w:w="1756" w:type="dxa"/>
            <w:tcBorders>
              <w:top w:val="single" w:sz="2" w:space="0" w:color="000000"/>
              <w:left w:val="nil"/>
              <w:bottom w:val="nil"/>
              <w:right w:val="nil"/>
            </w:tcBorders>
          </w:tcPr>
          <w:p w14:paraId="6430E1A5" w14:textId="77777777" w:rsidR="003C25C8" w:rsidRPr="004C2F06" w:rsidRDefault="00000000">
            <w:pPr>
              <w:spacing w:after="0" w:line="259" w:lineRule="auto"/>
              <w:ind w:left="554" w:firstLine="0"/>
              <w:jc w:val="left"/>
              <w:rPr>
                <w:rFonts w:ascii="Times New Roman" w:hAnsi="Times New Roman" w:cs="Times New Roman"/>
              </w:rPr>
            </w:pPr>
            <w:r w:rsidRPr="004C2F06">
              <w:rPr>
                <w:rFonts w:ascii="Times New Roman" w:hAnsi="Times New Roman" w:cs="Times New Roman"/>
                <w:sz w:val="17"/>
              </w:rPr>
              <w:t>0.0433</w:t>
            </w:r>
          </w:p>
        </w:tc>
        <w:tc>
          <w:tcPr>
            <w:tcW w:w="1688" w:type="dxa"/>
            <w:tcBorders>
              <w:top w:val="single" w:sz="2" w:space="0" w:color="000000"/>
              <w:left w:val="nil"/>
              <w:bottom w:val="nil"/>
              <w:right w:val="nil"/>
            </w:tcBorders>
          </w:tcPr>
          <w:p w14:paraId="424D633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0.4600</w:t>
            </w:r>
          </w:p>
        </w:tc>
      </w:tr>
      <w:tr w:rsidR="003C25C8" w:rsidRPr="004C2F06" w14:paraId="3345B0E6" w14:textId="77777777" w:rsidTr="00E855C6">
        <w:trPr>
          <w:trHeight w:val="193"/>
        </w:trPr>
        <w:tc>
          <w:tcPr>
            <w:tcW w:w="2839" w:type="dxa"/>
            <w:gridSpan w:val="2"/>
            <w:tcBorders>
              <w:top w:val="nil"/>
              <w:left w:val="nil"/>
              <w:bottom w:val="nil"/>
              <w:right w:val="nil"/>
            </w:tcBorders>
          </w:tcPr>
          <w:p w14:paraId="1E0E6303"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Observations</w:t>
            </w:r>
          </w:p>
        </w:tc>
        <w:tc>
          <w:tcPr>
            <w:tcW w:w="1758" w:type="dxa"/>
            <w:gridSpan w:val="2"/>
            <w:tcBorders>
              <w:top w:val="nil"/>
              <w:left w:val="nil"/>
              <w:bottom w:val="nil"/>
              <w:right w:val="nil"/>
            </w:tcBorders>
          </w:tcPr>
          <w:p w14:paraId="28F92163" w14:textId="77777777" w:rsidR="003C25C8" w:rsidRPr="004C2F06" w:rsidRDefault="00000000">
            <w:pPr>
              <w:spacing w:after="0" w:line="259" w:lineRule="auto"/>
              <w:ind w:left="-21" w:firstLine="0"/>
              <w:jc w:val="left"/>
              <w:rPr>
                <w:rFonts w:ascii="Times New Roman" w:hAnsi="Times New Roman" w:cs="Times New Roman"/>
              </w:rPr>
            </w:pPr>
            <w:r w:rsidRPr="004C2F06">
              <w:rPr>
                <w:rFonts w:ascii="Times New Roman" w:hAnsi="Times New Roman" w:cs="Times New Roman"/>
                <w:sz w:val="17"/>
              </w:rPr>
              <w:t>2,217,852</w:t>
            </w:r>
          </w:p>
        </w:tc>
        <w:tc>
          <w:tcPr>
            <w:tcW w:w="1319" w:type="dxa"/>
            <w:tcBorders>
              <w:top w:val="nil"/>
              <w:left w:val="nil"/>
              <w:bottom w:val="nil"/>
              <w:right w:val="nil"/>
            </w:tcBorders>
          </w:tcPr>
          <w:p w14:paraId="7882AEC0" w14:textId="77777777" w:rsidR="003C25C8" w:rsidRPr="004C2F06" w:rsidRDefault="00000000">
            <w:pPr>
              <w:spacing w:after="0" w:line="259" w:lineRule="auto"/>
              <w:ind w:left="-6" w:firstLine="0"/>
              <w:jc w:val="left"/>
              <w:rPr>
                <w:rFonts w:ascii="Times New Roman" w:hAnsi="Times New Roman" w:cs="Times New Roman"/>
              </w:rPr>
            </w:pPr>
            <w:r w:rsidRPr="004C2F06">
              <w:rPr>
                <w:rFonts w:ascii="Times New Roman" w:hAnsi="Times New Roman" w:cs="Times New Roman"/>
                <w:sz w:val="17"/>
              </w:rPr>
              <w:t>2,217,852</w:t>
            </w:r>
          </w:p>
        </w:tc>
        <w:tc>
          <w:tcPr>
            <w:tcW w:w="1756" w:type="dxa"/>
            <w:tcBorders>
              <w:top w:val="nil"/>
              <w:left w:val="nil"/>
              <w:bottom w:val="nil"/>
              <w:right w:val="nil"/>
            </w:tcBorders>
          </w:tcPr>
          <w:p w14:paraId="4876E925" w14:textId="77777777" w:rsidR="003C25C8" w:rsidRPr="004C2F06" w:rsidRDefault="00000000">
            <w:pPr>
              <w:spacing w:after="0" w:line="259" w:lineRule="auto"/>
              <w:ind w:left="448" w:firstLine="0"/>
              <w:jc w:val="left"/>
              <w:rPr>
                <w:rFonts w:ascii="Times New Roman" w:hAnsi="Times New Roman" w:cs="Times New Roman"/>
              </w:rPr>
            </w:pPr>
            <w:r w:rsidRPr="004C2F06">
              <w:rPr>
                <w:rFonts w:ascii="Times New Roman" w:hAnsi="Times New Roman" w:cs="Times New Roman"/>
                <w:sz w:val="17"/>
              </w:rPr>
              <w:t>2,217,852</w:t>
            </w:r>
          </w:p>
        </w:tc>
        <w:tc>
          <w:tcPr>
            <w:tcW w:w="1688" w:type="dxa"/>
            <w:tcBorders>
              <w:top w:val="nil"/>
              <w:left w:val="nil"/>
              <w:bottom w:val="nil"/>
              <w:right w:val="nil"/>
            </w:tcBorders>
          </w:tcPr>
          <w:p w14:paraId="14DB11C7"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2,217,852</w:t>
            </w:r>
          </w:p>
        </w:tc>
      </w:tr>
      <w:tr w:rsidR="003C25C8" w:rsidRPr="004C2F06" w14:paraId="27ED05C6" w14:textId="77777777" w:rsidTr="00E855C6">
        <w:trPr>
          <w:trHeight w:val="253"/>
        </w:trPr>
        <w:tc>
          <w:tcPr>
            <w:tcW w:w="2839" w:type="dxa"/>
            <w:gridSpan w:val="2"/>
            <w:tcBorders>
              <w:top w:val="nil"/>
              <w:left w:val="nil"/>
              <w:bottom w:val="single" w:sz="5" w:space="0" w:color="000000"/>
              <w:right w:val="nil"/>
            </w:tcBorders>
          </w:tcPr>
          <w:p w14:paraId="13A02479" w14:textId="77777777" w:rsidR="003C25C8" w:rsidRPr="004C2F06" w:rsidRDefault="00000000">
            <w:pPr>
              <w:spacing w:after="0" w:line="259" w:lineRule="auto"/>
              <w:ind w:left="85" w:firstLine="0"/>
              <w:jc w:val="left"/>
              <w:rPr>
                <w:rFonts w:ascii="Times New Roman" w:hAnsi="Times New Roman" w:cs="Times New Roman"/>
              </w:rPr>
            </w:pPr>
            <w:r w:rsidRPr="004C2F06">
              <w:rPr>
                <w:rFonts w:ascii="Times New Roman" w:hAnsi="Times New Roman" w:cs="Times New Roman"/>
                <w:i/>
                <w:sz w:val="17"/>
              </w:rPr>
              <w:t>Adjusted R</w:t>
            </w:r>
            <w:r w:rsidRPr="004C2F06">
              <w:rPr>
                <w:rFonts w:ascii="Times New Roman" w:hAnsi="Times New Roman" w:cs="Times New Roman"/>
                <w:sz w:val="17"/>
                <w:vertAlign w:val="superscript"/>
              </w:rPr>
              <w:t>2</w:t>
            </w:r>
          </w:p>
        </w:tc>
        <w:tc>
          <w:tcPr>
            <w:tcW w:w="1758" w:type="dxa"/>
            <w:gridSpan w:val="2"/>
            <w:tcBorders>
              <w:top w:val="nil"/>
              <w:left w:val="nil"/>
              <w:bottom w:val="single" w:sz="5" w:space="0" w:color="000000"/>
              <w:right w:val="nil"/>
            </w:tcBorders>
          </w:tcPr>
          <w:p w14:paraId="01A4034A" w14:textId="77777777" w:rsidR="003C25C8" w:rsidRPr="004C2F06" w:rsidRDefault="00000000">
            <w:pPr>
              <w:spacing w:after="0" w:line="259" w:lineRule="auto"/>
              <w:ind w:left="44" w:firstLine="0"/>
              <w:jc w:val="left"/>
              <w:rPr>
                <w:rFonts w:ascii="Times New Roman" w:hAnsi="Times New Roman" w:cs="Times New Roman"/>
              </w:rPr>
            </w:pPr>
            <w:r w:rsidRPr="004C2F06">
              <w:rPr>
                <w:rFonts w:ascii="Times New Roman" w:hAnsi="Times New Roman" w:cs="Times New Roman"/>
                <w:sz w:val="17"/>
              </w:rPr>
              <w:t>0.15575</w:t>
            </w:r>
          </w:p>
        </w:tc>
        <w:tc>
          <w:tcPr>
            <w:tcW w:w="1319" w:type="dxa"/>
            <w:tcBorders>
              <w:top w:val="nil"/>
              <w:left w:val="nil"/>
              <w:bottom w:val="single" w:sz="5" w:space="0" w:color="000000"/>
              <w:right w:val="nil"/>
            </w:tcBorders>
          </w:tcPr>
          <w:p w14:paraId="0C1ECC62" w14:textId="77777777" w:rsidR="003C25C8" w:rsidRPr="004C2F06" w:rsidRDefault="00000000">
            <w:pPr>
              <w:spacing w:after="0" w:line="259" w:lineRule="auto"/>
              <w:ind w:left="58" w:firstLine="0"/>
              <w:jc w:val="left"/>
              <w:rPr>
                <w:rFonts w:ascii="Times New Roman" w:hAnsi="Times New Roman" w:cs="Times New Roman"/>
              </w:rPr>
            </w:pPr>
            <w:r w:rsidRPr="004C2F06">
              <w:rPr>
                <w:rFonts w:ascii="Times New Roman" w:hAnsi="Times New Roman" w:cs="Times New Roman"/>
                <w:sz w:val="17"/>
              </w:rPr>
              <w:t>0.00362</w:t>
            </w:r>
          </w:p>
        </w:tc>
        <w:tc>
          <w:tcPr>
            <w:tcW w:w="1756" w:type="dxa"/>
            <w:tcBorders>
              <w:top w:val="nil"/>
              <w:left w:val="nil"/>
              <w:bottom w:val="single" w:sz="5" w:space="0" w:color="000000"/>
              <w:right w:val="nil"/>
            </w:tcBorders>
          </w:tcPr>
          <w:p w14:paraId="14937C4F" w14:textId="77777777" w:rsidR="003C25C8" w:rsidRPr="004C2F06" w:rsidRDefault="00000000">
            <w:pPr>
              <w:spacing w:after="0" w:line="259" w:lineRule="auto"/>
              <w:ind w:left="513" w:firstLine="0"/>
              <w:jc w:val="left"/>
              <w:rPr>
                <w:rFonts w:ascii="Times New Roman" w:hAnsi="Times New Roman" w:cs="Times New Roman"/>
              </w:rPr>
            </w:pPr>
            <w:r w:rsidRPr="004C2F06">
              <w:rPr>
                <w:rFonts w:ascii="Times New Roman" w:hAnsi="Times New Roman" w:cs="Times New Roman"/>
                <w:sz w:val="17"/>
              </w:rPr>
              <w:t>0.02051</w:t>
            </w:r>
          </w:p>
        </w:tc>
        <w:tc>
          <w:tcPr>
            <w:tcW w:w="1688" w:type="dxa"/>
            <w:tcBorders>
              <w:top w:val="nil"/>
              <w:left w:val="nil"/>
              <w:bottom w:val="single" w:sz="5" w:space="0" w:color="000000"/>
              <w:right w:val="nil"/>
            </w:tcBorders>
          </w:tcPr>
          <w:p w14:paraId="7914A439" w14:textId="77777777" w:rsidR="003C25C8" w:rsidRPr="004C2F06" w:rsidRDefault="00000000">
            <w:pPr>
              <w:spacing w:after="0" w:line="259" w:lineRule="auto"/>
              <w:ind w:left="0" w:firstLine="0"/>
              <w:jc w:val="center"/>
              <w:rPr>
                <w:rFonts w:ascii="Times New Roman" w:hAnsi="Times New Roman" w:cs="Times New Roman"/>
              </w:rPr>
            </w:pPr>
            <w:r w:rsidRPr="004C2F06">
              <w:rPr>
                <w:rFonts w:ascii="Times New Roman" w:hAnsi="Times New Roman" w:cs="Times New Roman"/>
                <w:sz w:val="17"/>
              </w:rPr>
              <w:t>0.14161</w:t>
            </w:r>
          </w:p>
        </w:tc>
      </w:tr>
    </w:tbl>
    <w:p w14:paraId="5664806F" w14:textId="475F34CB" w:rsidR="003C25C8" w:rsidRPr="004C2F06" w:rsidRDefault="00000000" w:rsidP="00A62D41">
      <w:pPr>
        <w:spacing w:after="14" w:line="252" w:lineRule="auto"/>
        <w:ind w:left="-5"/>
        <w:rPr>
          <w:rFonts w:ascii="Times New Roman" w:hAnsi="Times New Roman" w:cs="Times New Roman"/>
        </w:rPr>
      </w:pPr>
      <w:r w:rsidRPr="004C2F06">
        <w:rPr>
          <w:rFonts w:ascii="Times New Roman" w:hAnsi="Times New Roman" w:cs="Times New Roman"/>
          <w:i/>
          <w:sz w:val="14"/>
        </w:rPr>
        <w:t xml:space="preserve">Notes: </w:t>
      </w:r>
      <w:r w:rsidRPr="004C2F06">
        <w:rPr>
          <w:rFonts w:ascii="Times New Roman" w:hAnsi="Times New Roman" w:cs="Times New Roman"/>
          <w:sz w:val="14"/>
        </w:rPr>
        <w:t>Estimation uses a difference-in-differences approach as outlined in the Empirical Strategy Section. To construct our estimation samples,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three samples: Sample 1, containing linked women who were aged 16-40, white, unmarried, and teaching in 1910, 1920, and 1930; Sample 2, containing linked women who were aged 18-50, white, married, and not in the labor force in 1910, 1920, and 1930; and Sample 3, containing linked women who were aged 8-40, white, unmarried, and not in the labor force in 1910, 1920, and 1930. All regressions are at the individual-year level, include year, county, and age fixed effects and are clustered at the county level.</w:t>
      </w:r>
      <w:r w:rsidR="00A62D41">
        <w:rPr>
          <w:rFonts w:ascii="Times New Roman" w:hAnsi="Times New Roman" w:cs="Times New Roman"/>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10</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05</w:t>
      </w:r>
      <w:r w:rsidRPr="004C2F06">
        <w:rPr>
          <w:rFonts w:ascii="Times New Roman" w:hAnsi="Times New Roman" w:cs="Times New Roman"/>
          <w:i/>
          <w:sz w:val="14"/>
        </w:rPr>
        <w:t xml:space="preserve">, </w:t>
      </w:r>
      <w:r w:rsidRPr="004C2F06">
        <w:rPr>
          <w:rFonts w:ascii="Cambria Math" w:hAnsi="Cambria Math" w:cs="Cambria Math"/>
          <w:sz w:val="14"/>
          <w:vertAlign w:val="superscript"/>
        </w:rPr>
        <w:t>∗∗∗</w:t>
      </w:r>
      <w:r w:rsidRPr="004C2F06">
        <w:rPr>
          <w:rFonts w:ascii="Times New Roman" w:hAnsi="Times New Roman" w:cs="Times New Roman"/>
          <w:i/>
          <w:sz w:val="14"/>
        </w:rPr>
        <w:t xml:space="preserve">p &lt; </w:t>
      </w:r>
      <w:r w:rsidRPr="004C2F06">
        <w:rPr>
          <w:rFonts w:ascii="Times New Roman" w:hAnsi="Times New Roman" w:cs="Times New Roman"/>
          <w:sz w:val="14"/>
        </w:rPr>
        <w:t>0</w:t>
      </w:r>
      <w:r w:rsidRPr="004C2F06">
        <w:rPr>
          <w:rFonts w:ascii="Times New Roman" w:hAnsi="Times New Roman" w:cs="Times New Roman"/>
          <w:i/>
          <w:sz w:val="14"/>
        </w:rPr>
        <w:t>.</w:t>
      </w:r>
      <w:r w:rsidRPr="004C2F06">
        <w:rPr>
          <w:rFonts w:ascii="Times New Roman" w:hAnsi="Times New Roman" w:cs="Times New Roman"/>
          <w:sz w:val="14"/>
        </w:rPr>
        <w:t>01</w:t>
      </w:r>
    </w:p>
    <w:p w14:paraId="689FF711" w14:textId="77777777" w:rsidR="003C25C8" w:rsidRPr="004C2F06" w:rsidRDefault="00000000">
      <w:pPr>
        <w:spacing w:after="14" w:line="252" w:lineRule="auto"/>
        <w:ind w:left="-5"/>
        <w:rPr>
          <w:rFonts w:ascii="Times New Roman" w:hAnsi="Times New Roman" w:cs="Times New Roman"/>
        </w:rPr>
      </w:pPr>
      <w:r w:rsidRPr="004C2F06">
        <w:rPr>
          <w:rFonts w:ascii="Times New Roman" w:hAnsi="Times New Roman" w:cs="Times New Roman"/>
          <w:i/>
          <w:sz w:val="14"/>
        </w:rPr>
        <w:t xml:space="preserve">Source: </w:t>
      </w:r>
      <w:r w:rsidRPr="004C2F06">
        <w:rPr>
          <w:rFonts w:ascii="Times New Roman" w:hAnsi="Times New Roman" w:cs="Times New Roman"/>
          <w:sz w:val="14"/>
        </w:rPr>
        <w:t>All regressions use the 1910-1920, 1920-1930, and 1930-1940 linked full-count Census samples from IPUMS and Census Tree.</w:t>
      </w:r>
    </w:p>
    <w:p w14:paraId="7A175AEF" w14:textId="77777777" w:rsidR="00C137EF" w:rsidRDefault="00C137EF">
      <w:pPr>
        <w:spacing w:after="0" w:line="240" w:lineRule="auto"/>
        <w:ind w:left="0" w:firstLine="0"/>
        <w:jc w:val="left"/>
        <w:rPr>
          <w:rFonts w:ascii="Times New Roman" w:hAnsi="Times New Roman" w:cs="Times New Roman"/>
          <w:sz w:val="19"/>
        </w:rPr>
      </w:pPr>
      <w:r>
        <w:rPr>
          <w:rFonts w:ascii="Times New Roman" w:hAnsi="Times New Roman" w:cs="Times New Roman"/>
          <w:sz w:val="19"/>
        </w:rPr>
        <w:br w:type="page"/>
      </w:r>
    </w:p>
    <w:p w14:paraId="5BD631B9" w14:textId="1C72C5B4" w:rsidR="003C25C8" w:rsidRPr="004C2F06" w:rsidRDefault="00000000">
      <w:pPr>
        <w:spacing w:after="54" w:line="259" w:lineRule="auto"/>
        <w:ind w:left="0" w:firstLine="0"/>
        <w:jc w:val="center"/>
        <w:rPr>
          <w:rFonts w:ascii="Times New Roman" w:hAnsi="Times New Roman" w:cs="Times New Roman"/>
        </w:rPr>
      </w:pPr>
      <w:r w:rsidRPr="004C2F06">
        <w:rPr>
          <w:rFonts w:ascii="Times New Roman" w:hAnsi="Times New Roman" w:cs="Times New Roman"/>
          <w:sz w:val="19"/>
        </w:rPr>
        <w:lastRenderedPageBreak/>
        <w:t>Table 4: Estimated effects of the prohibitions on the gender composition of teachers</w:t>
      </w:r>
    </w:p>
    <w:tbl>
      <w:tblPr>
        <w:tblStyle w:val="TableGrid"/>
        <w:tblW w:w="9360" w:type="dxa"/>
        <w:tblInd w:w="0" w:type="dxa"/>
        <w:tblLook w:val="04A0" w:firstRow="1" w:lastRow="0" w:firstColumn="1" w:lastColumn="0" w:noHBand="0" w:noVBand="1"/>
      </w:tblPr>
      <w:tblGrid>
        <w:gridCol w:w="2676"/>
        <w:gridCol w:w="1671"/>
        <w:gridCol w:w="1671"/>
        <w:gridCol w:w="1671"/>
        <w:gridCol w:w="141"/>
        <w:gridCol w:w="1530"/>
      </w:tblGrid>
      <w:tr w:rsidR="00871CAE" w:rsidRPr="004C2F06" w14:paraId="28A3BDD9" w14:textId="77777777" w:rsidTr="005143E0">
        <w:trPr>
          <w:trHeight w:val="343"/>
        </w:trPr>
        <w:tc>
          <w:tcPr>
            <w:tcW w:w="2676" w:type="dxa"/>
            <w:vMerge w:val="restart"/>
            <w:tcBorders>
              <w:top w:val="double" w:sz="3" w:space="0" w:color="000000"/>
              <w:left w:val="nil"/>
              <w:bottom w:val="nil"/>
              <w:right w:val="nil"/>
            </w:tcBorders>
          </w:tcPr>
          <w:p w14:paraId="433E6B49" w14:textId="77777777" w:rsidR="00871CAE" w:rsidRPr="004C2F06" w:rsidRDefault="00871CAE">
            <w:pPr>
              <w:spacing w:after="160" w:line="259" w:lineRule="auto"/>
              <w:ind w:left="0" w:firstLine="0"/>
              <w:jc w:val="left"/>
              <w:rPr>
                <w:rFonts w:ascii="Times New Roman" w:hAnsi="Times New Roman" w:cs="Times New Roman"/>
              </w:rPr>
            </w:pPr>
          </w:p>
        </w:tc>
        <w:tc>
          <w:tcPr>
            <w:tcW w:w="6684" w:type="dxa"/>
            <w:gridSpan w:val="5"/>
            <w:tcBorders>
              <w:top w:val="double" w:sz="3" w:space="0" w:color="000000"/>
              <w:left w:val="nil"/>
              <w:bottom w:val="single" w:sz="3" w:space="0" w:color="000000"/>
              <w:right w:val="nil"/>
            </w:tcBorders>
          </w:tcPr>
          <w:p w14:paraId="0A097A41" w14:textId="2D503930" w:rsidR="00871CAE" w:rsidRPr="004C2F06" w:rsidRDefault="00871CAE" w:rsidP="00871CAE">
            <w:pPr>
              <w:spacing w:after="160" w:line="259" w:lineRule="auto"/>
              <w:ind w:left="0" w:firstLine="0"/>
              <w:jc w:val="center"/>
              <w:rPr>
                <w:rFonts w:ascii="Times New Roman" w:hAnsi="Times New Roman" w:cs="Times New Roman"/>
              </w:rPr>
            </w:pPr>
            <w:r w:rsidRPr="004C2F06">
              <w:rPr>
                <w:rFonts w:ascii="Times New Roman" w:hAnsi="Times New Roman" w:cs="Times New Roman"/>
                <w:sz w:val="19"/>
              </w:rPr>
              <w:t>Dependent Variable:</w:t>
            </w:r>
          </w:p>
        </w:tc>
      </w:tr>
      <w:tr w:rsidR="008F1F7A" w:rsidRPr="004C2F06" w14:paraId="16270E9D" w14:textId="77777777" w:rsidTr="008D6048">
        <w:trPr>
          <w:trHeight w:val="299"/>
        </w:trPr>
        <w:tc>
          <w:tcPr>
            <w:tcW w:w="0" w:type="auto"/>
            <w:vMerge/>
            <w:tcBorders>
              <w:top w:val="nil"/>
              <w:left w:val="nil"/>
              <w:right w:val="nil"/>
            </w:tcBorders>
          </w:tcPr>
          <w:p w14:paraId="2CB6E415" w14:textId="77777777" w:rsidR="008F1F7A" w:rsidRPr="004C2F06" w:rsidRDefault="008F1F7A">
            <w:pPr>
              <w:spacing w:after="160" w:line="259" w:lineRule="auto"/>
              <w:ind w:left="0" w:firstLine="0"/>
              <w:jc w:val="left"/>
              <w:rPr>
                <w:rFonts w:ascii="Times New Roman" w:hAnsi="Times New Roman" w:cs="Times New Roman"/>
              </w:rPr>
            </w:pPr>
          </w:p>
        </w:tc>
        <w:tc>
          <w:tcPr>
            <w:tcW w:w="1671" w:type="dxa"/>
            <w:tcBorders>
              <w:top w:val="single" w:sz="3" w:space="0" w:color="000000"/>
              <w:left w:val="nil"/>
            </w:tcBorders>
          </w:tcPr>
          <w:p w14:paraId="6BF34292" w14:textId="7777777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Mar.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671" w:type="dxa"/>
            <w:tcBorders>
              <w:top w:val="single" w:sz="3" w:space="0" w:color="000000"/>
              <w:left w:val="nil"/>
            </w:tcBorders>
          </w:tcPr>
          <w:p w14:paraId="62418219" w14:textId="0628F2B2"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 Men</w:t>
            </w:r>
          </w:p>
        </w:tc>
        <w:tc>
          <w:tcPr>
            <w:tcW w:w="1812" w:type="dxa"/>
            <w:gridSpan w:val="2"/>
            <w:tcBorders>
              <w:top w:val="single" w:sz="3" w:space="0" w:color="000000"/>
              <w:left w:val="nil"/>
            </w:tcBorders>
          </w:tcPr>
          <w:p w14:paraId="75F5E7F6" w14:textId="421B082C"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xml:space="preserve">% Teach </w:t>
            </w:r>
            <w:proofErr w:type="spellStart"/>
            <w:r w:rsidRPr="004C2F06">
              <w:rPr>
                <w:rFonts w:ascii="Times New Roman" w:hAnsi="Times New Roman" w:cs="Times New Roman"/>
                <w:sz w:val="19"/>
              </w:rPr>
              <w:t>Unmar</w:t>
            </w:r>
            <w:proofErr w:type="spellEnd"/>
            <w:r w:rsidRPr="004C2F06">
              <w:rPr>
                <w:rFonts w:ascii="Times New Roman" w:hAnsi="Times New Roman" w:cs="Times New Roman"/>
                <w:sz w:val="19"/>
              </w:rPr>
              <w:t>.</w:t>
            </w:r>
            <w:r w:rsidR="008D6048">
              <w:rPr>
                <w:rFonts w:ascii="Times New Roman" w:hAnsi="Times New Roman" w:cs="Times New Roman"/>
                <w:sz w:val="19"/>
              </w:rPr>
              <w:t xml:space="preserve"> </w:t>
            </w:r>
            <w:proofErr w:type="spellStart"/>
            <w:r w:rsidRPr="004C2F06">
              <w:rPr>
                <w:rFonts w:ascii="Times New Roman" w:hAnsi="Times New Roman" w:cs="Times New Roman"/>
                <w:sz w:val="19"/>
              </w:rPr>
              <w:t>Wom</w:t>
            </w:r>
            <w:proofErr w:type="spellEnd"/>
            <w:r w:rsidRPr="004C2F06">
              <w:rPr>
                <w:rFonts w:ascii="Times New Roman" w:hAnsi="Times New Roman" w:cs="Times New Roman"/>
                <w:sz w:val="19"/>
              </w:rPr>
              <w:t>.</w:t>
            </w:r>
          </w:p>
        </w:tc>
        <w:tc>
          <w:tcPr>
            <w:tcW w:w="1530" w:type="dxa"/>
            <w:tcBorders>
              <w:top w:val="single" w:sz="3" w:space="0" w:color="000000"/>
              <w:left w:val="nil"/>
            </w:tcBorders>
          </w:tcPr>
          <w:p w14:paraId="64EDE996" w14:textId="33699E97" w:rsidR="008F1F7A" w:rsidRPr="004C2F06" w:rsidRDefault="008F1F7A" w:rsidP="008F1F7A">
            <w:pPr>
              <w:spacing w:after="0" w:line="259" w:lineRule="auto"/>
              <w:ind w:left="0" w:firstLine="0"/>
              <w:jc w:val="center"/>
              <w:rPr>
                <w:rFonts w:ascii="Times New Roman" w:hAnsi="Times New Roman" w:cs="Times New Roman"/>
              </w:rPr>
            </w:pPr>
            <w:r w:rsidRPr="004C2F06">
              <w:rPr>
                <w:rFonts w:ascii="Times New Roman" w:hAnsi="Times New Roman" w:cs="Times New Roman"/>
                <w:sz w:val="19"/>
              </w:rPr>
              <w:t># Teachers</w:t>
            </w:r>
          </w:p>
        </w:tc>
      </w:tr>
      <w:tr w:rsidR="008D6048" w:rsidRPr="004C2F06" w14:paraId="03D7656F" w14:textId="77777777" w:rsidTr="008D6048">
        <w:trPr>
          <w:trHeight w:val="189"/>
        </w:trPr>
        <w:tc>
          <w:tcPr>
            <w:tcW w:w="2676" w:type="dxa"/>
            <w:tcBorders>
              <w:top w:val="nil"/>
              <w:left w:val="nil"/>
              <w:bottom w:val="single" w:sz="4" w:space="0" w:color="auto"/>
              <w:right w:val="nil"/>
            </w:tcBorders>
          </w:tcPr>
          <w:p w14:paraId="30C5B11F" w14:textId="77777777" w:rsidR="008D6048" w:rsidRPr="004C2F06" w:rsidRDefault="008D6048" w:rsidP="008F1F7A">
            <w:pPr>
              <w:spacing w:after="160" w:line="259" w:lineRule="auto"/>
              <w:ind w:left="0" w:firstLine="0"/>
              <w:jc w:val="left"/>
              <w:rPr>
                <w:rFonts w:ascii="Times New Roman" w:hAnsi="Times New Roman" w:cs="Times New Roman"/>
                <w:sz w:val="20"/>
              </w:rPr>
            </w:pPr>
          </w:p>
        </w:tc>
        <w:tc>
          <w:tcPr>
            <w:tcW w:w="1671" w:type="dxa"/>
            <w:tcBorders>
              <w:top w:val="nil"/>
              <w:left w:val="nil"/>
              <w:bottom w:val="single" w:sz="4" w:space="0" w:color="auto"/>
              <w:right w:val="nil"/>
            </w:tcBorders>
          </w:tcPr>
          <w:p w14:paraId="2B28C2A9" w14:textId="408DD54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(1)</w:t>
            </w:r>
          </w:p>
        </w:tc>
        <w:tc>
          <w:tcPr>
            <w:tcW w:w="1671" w:type="dxa"/>
            <w:tcBorders>
              <w:top w:val="nil"/>
              <w:left w:val="nil"/>
              <w:bottom w:val="single" w:sz="4" w:space="0" w:color="auto"/>
              <w:right w:val="nil"/>
            </w:tcBorders>
          </w:tcPr>
          <w:p w14:paraId="55C0A369" w14:textId="479230EE" w:rsidR="008D6048" w:rsidRPr="008F1F7A" w:rsidRDefault="008D6048" w:rsidP="008D6048">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(2)</w:t>
            </w:r>
          </w:p>
        </w:tc>
        <w:tc>
          <w:tcPr>
            <w:tcW w:w="1812" w:type="dxa"/>
            <w:gridSpan w:val="2"/>
            <w:tcBorders>
              <w:top w:val="nil"/>
              <w:left w:val="nil"/>
              <w:bottom w:val="single" w:sz="4" w:space="0" w:color="auto"/>
              <w:right w:val="nil"/>
            </w:tcBorders>
          </w:tcPr>
          <w:p w14:paraId="5A49E110" w14:textId="0BCD48F5" w:rsidR="008D6048" w:rsidRPr="008F1F7A" w:rsidRDefault="008D6048" w:rsidP="008F1F7A">
            <w:pPr>
              <w:spacing w:after="0" w:line="259" w:lineRule="auto"/>
              <w:jc w:val="center"/>
              <w:rPr>
                <w:rFonts w:ascii="Times New Roman" w:hAnsi="Times New Roman" w:cs="Times New Roman"/>
                <w:sz w:val="19"/>
                <w:szCs w:val="19"/>
              </w:rPr>
            </w:pPr>
            <w:r>
              <w:rPr>
                <w:rFonts w:ascii="Times New Roman" w:hAnsi="Times New Roman" w:cs="Times New Roman"/>
                <w:sz w:val="19"/>
                <w:szCs w:val="19"/>
              </w:rPr>
              <w:t>(3)</w:t>
            </w:r>
          </w:p>
        </w:tc>
        <w:tc>
          <w:tcPr>
            <w:tcW w:w="1530" w:type="dxa"/>
            <w:tcBorders>
              <w:top w:val="nil"/>
              <w:left w:val="nil"/>
              <w:bottom w:val="single" w:sz="4" w:space="0" w:color="auto"/>
              <w:right w:val="nil"/>
            </w:tcBorders>
          </w:tcPr>
          <w:p w14:paraId="5F4C0E8F" w14:textId="1579A898" w:rsidR="008D6048" w:rsidRPr="008F1F7A" w:rsidRDefault="008D6048" w:rsidP="008F1F7A">
            <w:pPr>
              <w:spacing w:after="0" w:line="259" w:lineRule="auto"/>
              <w:ind w:left="0" w:firstLine="0"/>
              <w:jc w:val="center"/>
              <w:rPr>
                <w:rFonts w:ascii="Times New Roman" w:hAnsi="Times New Roman" w:cs="Times New Roman"/>
                <w:sz w:val="19"/>
                <w:szCs w:val="19"/>
              </w:rPr>
            </w:pPr>
            <w:r>
              <w:rPr>
                <w:rFonts w:ascii="Times New Roman" w:hAnsi="Times New Roman" w:cs="Times New Roman"/>
                <w:sz w:val="19"/>
                <w:szCs w:val="19"/>
              </w:rPr>
              <w:t>(4)</w:t>
            </w:r>
          </w:p>
        </w:tc>
      </w:tr>
      <w:tr w:rsidR="008F1F7A" w:rsidRPr="004C2F06" w14:paraId="53B0ED9D" w14:textId="77777777" w:rsidTr="008D6048">
        <w:trPr>
          <w:trHeight w:val="189"/>
        </w:trPr>
        <w:tc>
          <w:tcPr>
            <w:tcW w:w="2676" w:type="dxa"/>
            <w:tcBorders>
              <w:top w:val="single" w:sz="4" w:space="0" w:color="auto"/>
              <w:left w:val="nil"/>
              <w:bottom w:val="nil"/>
              <w:right w:val="nil"/>
            </w:tcBorders>
          </w:tcPr>
          <w:p w14:paraId="73685ED2" w14:textId="06B4CF88" w:rsidR="008F1F7A" w:rsidRPr="006A1CF0" w:rsidRDefault="008F1F7A" w:rsidP="006A1CF0">
            <w:pPr>
              <w:pStyle w:val="NoSpacing"/>
              <w:ind w:left="0" w:firstLine="0"/>
              <w:rPr>
                <w:rFonts w:ascii="Times New Roman" w:hAnsi="Times New Roman" w:cs="Times New Roman"/>
                <w:sz w:val="20"/>
                <w:szCs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71" w:type="dxa"/>
            <w:tcBorders>
              <w:top w:val="single" w:sz="4" w:space="0" w:color="auto"/>
              <w:left w:val="nil"/>
              <w:bottom w:val="nil"/>
              <w:right w:val="nil"/>
            </w:tcBorders>
          </w:tcPr>
          <w:p w14:paraId="1EE9120A" w14:textId="0A86E553"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0.041***</w:t>
            </w:r>
          </w:p>
        </w:tc>
        <w:tc>
          <w:tcPr>
            <w:tcW w:w="1671" w:type="dxa"/>
            <w:tcBorders>
              <w:top w:val="single" w:sz="4" w:space="0" w:color="auto"/>
              <w:left w:val="nil"/>
              <w:bottom w:val="nil"/>
              <w:right w:val="nil"/>
            </w:tcBorders>
          </w:tcPr>
          <w:p w14:paraId="6807FDB6" w14:textId="0BBFE09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0.002</w:t>
            </w:r>
          </w:p>
        </w:tc>
        <w:tc>
          <w:tcPr>
            <w:tcW w:w="1812" w:type="dxa"/>
            <w:gridSpan w:val="2"/>
            <w:tcBorders>
              <w:top w:val="single" w:sz="4" w:space="0" w:color="auto"/>
              <w:left w:val="nil"/>
              <w:bottom w:val="nil"/>
              <w:right w:val="nil"/>
            </w:tcBorders>
          </w:tcPr>
          <w:p w14:paraId="159D2F79" w14:textId="239A8372"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-0.044***</w:t>
            </w:r>
          </w:p>
        </w:tc>
        <w:tc>
          <w:tcPr>
            <w:tcW w:w="1530" w:type="dxa"/>
            <w:tcBorders>
              <w:top w:val="single" w:sz="4" w:space="0" w:color="auto"/>
              <w:left w:val="nil"/>
              <w:bottom w:val="nil"/>
              <w:right w:val="nil"/>
            </w:tcBorders>
          </w:tcPr>
          <w:p w14:paraId="4B09D804" w14:textId="6265A76E" w:rsidR="008F1F7A" w:rsidRPr="008F1F7A" w:rsidRDefault="008F1F7A" w:rsidP="006A1CF0">
            <w:pPr>
              <w:pStyle w:val="NoSpacing"/>
              <w:ind w:left="0" w:firstLine="0"/>
              <w:jc w:val="center"/>
              <w:rPr>
                <w:rFonts w:ascii="Times New Roman" w:hAnsi="Times New Roman"/>
                <w:sz w:val="19"/>
                <w:szCs w:val="19"/>
              </w:rPr>
            </w:pPr>
            <w:r w:rsidRPr="008F1F7A">
              <w:rPr>
                <w:rFonts w:ascii="Times New Roman" w:hAnsi="Times New Roman"/>
                <w:sz w:val="19"/>
                <w:szCs w:val="19"/>
              </w:rPr>
              <w:t>−0.916</w:t>
            </w:r>
          </w:p>
        </w:tc>
      </w:tr>
      <w:tr w:rsidR="008F1F7A" w:rsidRPr="004C2F06" w14:paraId="00C1375D" w14:textId="77777777" w:rsidTr="008D6048">
        <w:trPr>
          <w:trHeight w:val="345"/>
        </w:trPr>
        <w:tc>
          <w:tcPr>
            <w:tcW w:w="2676" w:type="dxa"/>
            <w:tcBorders>
              <w:top w:val="nil"/>
              <w:left w:val="nil"/>
              <w:bottom w:val="nil"/>
              <w:right w:val="nil"/>
            </w:tcBorders>
          </w:tcPr>
          <w:p w14:paraId="459889E9"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nil"/>
              <w:right w:val="nil"/>
            </w:tcBorders>
          </w:tcPr>
          <w:p w14:paraId="06AEDB59" w14:textId="77777777"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671" w:type="dxa"/>
            <w:tcBorders>
              <w:top w:val="nil"/>
              <w:left w:val="nil"/>
              <w:bottom w:val="nil"/>
              <w:right w:val="nil"/>
            </w:tcBorders>
          </w:tcPr>
          <w:p w14:paraId="500A7EA0" w14:textId="3DA89026"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(0.006)</w:t>
            </w:r>
          </w:p>
        </w:tc>
        <w:tc>
          <w:tcPr>
            <w:tcW w:w="1812" w:type="dxa"/>
            <w:gridSpan w:val="2"/>
            <w:tcBorders>
              <w:top w:val="nil"/>
              <w:left w:val="nil"/>
              <w:bottom w:val="nil"/>
              <w:right w:val="nil"/>
            </w:tcBorders>
          </w:tcPr>
          <w:p w14:paraId="720795E6" w14:textId="280E84D4"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530" w:type="dxa"/>
            <w:tcBorders>
              <w:top w:val="nil"/>
              <w:left w:val="nil"/>
              <w:bottom w:val="nil"/>
              <w:right w:val="nil"/>
            </w:tcBorders>
          </w:tcPr>
          <w:p w14:paraId="014CF78B" w14:textId="1BA708C1"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(3.941)</w:t>
            </w:r>
          </w:p>
        </w:tc>
      </w:tr>
      <w:tr w:rsidR="008F1F7A" w:rsidRPr="004C2F06" w14:paraId="7BD7EF72" w14:textId="77777777" w:rsidTr="008D6048">
        <w:trPr>
          <w:trHeight w:val="356"/>
        </w:trPr>
        <w:tc>
          <w:tcPr>
            <w:tcW w:w="2676" w:type="dxa"/>
            <w:tcBorders>
              <w:top w:val="nil"/>
              <w:left w:val="nil"/>
              <w:bottom w:val="nil"/>
              <w:right w:val="nil"/>
            </w:tcBorders>
            <w:vAlign w:val="bottom"/>
          </w:tcPr>
          <w:p w14:paraId="0F75902E" w14:textId="34B5595A" w:rsidR="008F1F7A" w:rsidRPr="004C2F06" w:rsidRDefault="008F1F7A" w:rsidP="008F1F7A">
            <w:pPr>
              <w:tabs>
                <w:tab w:val="center" w:pos="1282"/>
              </w:tabs>
              <w:spacing w:after="0" w:line="259" w:lineRule="auto"/>
              <w:ind w:left="0" w:firstLine="0"/>
              <w:jc w:val="left"/>
              <w:rPr>
                <w:rFonts w:ascii="Times New Roman" w:hAnsi="Times New Roman" w:cs="Times New Roman"/>
              </w:rPr>
            </w:pPr>
            <w:r w:rsidRPr="004C2F06">
              <w:rPr>
                <w:rFonts w:ascii="Times New Roman" w:hAnsi="Times New Roman" w:cs="Times New Roman"/>
                <w:sz w:val="20"/>
              </w:rPr>
              <w:t>Treated</w:t>
            </w:r>
            <w:r>
              <w:rPr>
                <w:rFonts w:ascii="Times New Roman" w:hAnsi="Times New Roman" w:cs="Times New Roman"/>
                <w:sz w:val="20"/>
              </w:rPr>
              <w:t xml:space="preserve"> </w:t>
            </w:r>
            <m:oMath>
              <m:r>
                <w:rPr>
                  <w:rFonts w:ascii="Cambria Math" w:hAnsi="Cambria Math" w:cs="Times New Roman"/>
                  <w:sz w:val="20"/>
                </w:rPr>
                <m:t>×1950 (</m:t>
              </m:r>
              <m:sSubSup>
                <m:sSubSupPr>
                  <m:ctrlPr>
                    <w:rPr>
                      <w:rFonts w:ascii="Cambria Math" w:hAnsi="Cambria Math" w:cs="Times New Roman"/>
                      <w:i/>
                      <w:sz w:val="20"/>
                    </w:rPr>
                  </m:ctrlPr>
                </m:sSubSupPr>
                <m:e>
                  <m:r>
                    <w:rPr>
                      <w:rFonts w:ascii="Cambria Math" w:hAnsi="Cambria Math" w:cs="Times New Roman"/>
                      <w:sz w:val="20"/>
                    </w:rPr>
                    <m:t>γ</m:t>
                  </m:r>
                </m:e>
                <m:sub>
                  <m:r>
                    <w:rPr>
                      <w:rFonts w:ascii="Cambria Math" w:hAnsi="Cambria Math" w:cs="Times New Roman"/>
                      <w:sz w:val="20"/>
                    </w:rPr>
                    <m:t>1950</m:t>
                  </m:r>
                </m:sub>
                <m:sup>
                  <m:r>
                    <w:rPr>
                      <w:rFonts w:ascii="Cambria Math" w:hAnsi="Cambria Math" w:cs="Times New Roman"/>
                      <w:sz w:val="20"/>
                    </w:rPr>
                    <m:t>DD</m:t>
                  </m:r>
                </m:sup>
              </m:sSubSup>
              <m:r>
                <w:rPr>
                  <w:rFonts w:ascii="Cambria Math" w:hAnsi="Cambria Math" w:cs="Times New Roman"/>
                  <w:sz w:val="20"/>
                </w:rPr>
                <m:t>)</m:t>
              </m:r>
            </m:oMath>
            <w:r w:rsidRPr="004C2F06">
              <w:rPr>
                <w:rFonts w:ascii="Times New Roman" w:hAnsi="Times New Roman" w:cs="Times New Roman"/>
                <w:sz w:val="19"/>
              </w:rPr>
              <w:tab/>
            </w:r>
          </w:p>
        </w:tc>
        <w:tc>
          <w:tcPr>
            <w:tcW w:w="1671" w:type="dxa"/>
            <w:tcBorders>
              <w:top w:val="nil"/>
              <w:left w:val="nil"/>
              <w:bottom w:val="nil"/>
              <w:right w:val="nil"/>
            </w:tcBorders>
            <w:vAlign w:val="bottom"/>
          </w:tcPr>
          <w:p w14:paraId="60D677D7" w14:textId="04DFA2DD"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0.007</w:t>
            </w:r>
          </w:p>
        </w:tc>
        <w:tc>
          <w:tcPr>
            <w:tcW w:w="1671" w:type="dxa"/>
            <w:tcBorders>
              <w:top w:val="nil"/>
              <w:left w:val="nil"/>
              <w:bottom w:val="nil"/>
              <w:right w:val="nil"/>
            </w:tcBorders>
            <w:vAlign w:val="bottom"/>
          </w:tcPr>
          <w:p w14:paraId="7FC3F57A" w14:textId="154CDAC5"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−0.009</w:t>
            </w:r>
          </w:p>
        </w:tc>
        <w:tc>
          <w:tcPr>
            <w:tcW w:w="1812" w:type="dxa"/>
            <w:gridSpan w:val="2"/>
            <w:tcBorders>
              <w:top w:val="nil"/>
              <w:left w:val="nil"/>
              <w:bottom w:val="nil"/>
              <w:right w:val="nil"/>
            </w:tcBorders>
            <w:vAlign w:val="bottom"/>
          </w:tcPr>
          <w:p w14:paraId="4246EF83" w14:textId="5E68A586"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0.003</w:t>
            </w:r>
          </w:p>
        </w:tc>
        <w:tc>
          <w:tcPr>
            <w:tcW w:w="1530" w:type="dxa"/>
            <w:tcBorders>
              <w:top w:val="nil"/>
              <w:left w:val="nil"/>
              <w:bottom w:val="nil"/>
              <w:right w:val="nil"/>
            </w:tcBorders>
            <w:vAlign w:val="bottom"/>
          </w:tcPr>
          <w:p w14:paraId="619A69C1" w14:textId="575CF7DD"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−2.872</w:t>
            </w:r>
          </w:p>
        </w:tc>
      </w:tr>
      <w:tr w:rsidR="008F1F7A" w:rsidRPr="004C2F06" w14:paraId="19B1F215" w14:textId="77777777" w:rsidTr="008D6048">
        <w:trPr>
          <w:trHeight w:val="472"/>
        </w:trPr>
        <w:tc>
          <w:tcPr>
            <w:tcW w:w="2676" w:type="dxa"/>
            <w:tcBorders>
              <w:top w:val="nil"/>
              <w:left w:val="nil"/>
              <w:bottom w:val="single" w:sz="3" w:space="0" w:color="000000"/>
              <w:right w:val="nil"/>
            </w:tcBorders>
          </w:tcPr>
          <w:p w14:paraId="2609DC8E" w14:textId="77777777" w:rsidR="008F1F7A" w:rsidRPr="004C2F06" w:rsidRDefault="008F1F7A" w:rsidP="008F1F7A">
            <w:pPr>
              <w:spacing w:after="160" w:line="259" w:lineRule="auto"/>
              <w:ind w:left="0" w:firstLine="0"/>
              <w:jc w:val="left"/>
              <w:rPr>
                <w:rFonts w:ascii="Times New Roman" w:hAnsi="Times New Roman" w:cs="Times New Roman"/>
              </w:rPr>
            </w:pPr>
          </w:p>
        </w:tc>
        <w:tc>
          <w:tcPr>
            <w:tcW w:w="1671" w:type="dxa"/>
            <w:tcBorders>
              <w:top w:val="nil"/>
              <w:left w:val="nil"/>
              <w:bottom w:val="single" w:sz="3" w:space="0" w:color="000000"/>
              <w:right w:val="nil"/>
            </w:tcBorders>
          </w:tcPr>
          <w:p w14:paraId="169A7EC7" w14:textId="553D72A2" w:rsidR="008F1F7A" w:rsidRPr="008F1F7A" w:rsidRDefault="008F1F7A" w:rsidP="008D6048">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(0.010)</w:t>
            </w:r>
          </w:p>
        </w:tc>
        <w:tc>
          <w:tcPr>
            <w:tcW w:w="1671" w:type="dxa"/>
            <w:tcBorders>
              <w:top w:val="nil"/>
              <w:left w:val="nil"/>
              <w:bottom w:val="single" w:sz="3" w:space="0" w:color="000000"/>
              <w:right w:val="nil"/>
            </w:tcBorders>
          </w:tcPr>
          <w:p w14:paraId="4A0784F9" w14:textId="570B0916" w:rsidR="008F1F7A" w:rsidRPr="008F1F7A" w:rsidRDefault="008F1F7A" w:rsidP="008F1F7A">
            <w:pPr>
              <w:spacing w:after="0" w:line="259" w:lineRule="auto"/>
              <w:jc w:val="center"/>
              <w:rPr>
                <w:rFonts w:ascii="Times New Roman" w:hAnsi="Times New Roman" w:cs="Times New Roman"/>
                <w:sz w:val="19"/>
                <w:szCs w:val="19"/>
              </w:rPr>
            </w:pPr>
            <w:r w:rsidRPr="008F1F7A">
              <w:rPr>
                <w:rFonts w:ascii="Times New Roman" w:hAnsi="Times New Roman" w:cs="Times New Roman"/>
                <w:sz w:val="19"/>
                <w:szCs w:val="19"/>
              </w:rPr>
              <w:t>(0.008)</w:t>
            </w:r>
          </w:p>
        </w:tc>
        <w:tc>
          <w:tcPr>
            <w:tcW w:w="1812" w:type="dxa"/>
            <w:gridSpan w:val="2"/>
            <w:tcBorders>
              <w:top w:val="nil"/>
              <w:left w:val="nil"/>
              <w:bottom w:val="single" w:sz="3" w:space="0" w:color="000000"/>
              <w:right w:val="nil"/>
            </w:tcBorders>
          </w:tcPr>
          <w:p w14:paraId="3C1F0AEF" w14:textId="0C0AA5B5"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(0.011)</w:t>
            </w:r>
          </w:p>
        </w:tc>
        <w:tc>
          <w:tcPr>
            <w:tcW w:w="1530" w:type="dxa"/>
            <w:tcBorders>
              <w:top w:val="nil"/>
              <w:left w:val="nil"/>
              <w:bottom w:val="single" w:sz="3" w:space="0" w:color="000000"/>
              <w:right w:val="nil"/>
            </w:tcBorders>
          </w:tcPr>
          <w:p w14:paraId="3933F7B0" w14:textId="101BFAD9" w:rsidR="008F1F7A" w:rsidRPr="008F1F7A" w:rsidRDefault="008F1F7A" w:rsidP="008F1F7A">
            <w:pPr>
              <w:spacing w:after="0" w:line="259" w:lineRule="auto"/>
              <w:ind w:left="0" w:firstLine="0"/>
              <w:jc w:val="center"/>
              <w:rPr>
                <w:rFonts w:ascii="Times New Roman" w:hAnsi="Times New Roman" w:cs="Times New Roman"/>
                <w:sz w:val="19"/>
                <w:szCs w:val="19"/>
              </w:rPr>
            </w:pPr>
            <w:r w:rsidRPr="008F1F7A">
              <w:rPr>
                <w:rFonts w:ascii="Times New Roman" w:hAnsi="Times New Roman" w:cs="Times New Roman"/>
                <w:sz w:val="19"/>
                <w:szCs w:val="19"/>
              </w:rPr>
              <w:t>(5.166)</w:t>
            </w:r>
          </w:p>
        </w:tc>
      </w:tr>
      <w:tr w:rsidR="00871CAE" w:rsidRPr="004C2F06" w14:paraId="359079FE" w14:textId="77777777" w:rsidTr="00EF6DD8">
        <w:trPr>
          <w:trHeight w:val="319"/>
        </w:trPr>
        <w:tc>
          <w:tcPr>
            <w:tcW w:w="2676" w:type="dxa"/>
            <w:tcBorders>
              <w:top w:val="single" w:sz="3" w:space="0" w:color="000000"/>
              <w:left w:val="nil"/>
              <w:bottom w:val="nil"/>
              <w:right w:val="nil"/>
            </w:tcBorders>
          </w:tcPr>
          <w:p w14:paraId="5AA0CC9F"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sz w:val="19"/>
              </w:rPr>
              <w:t>Dep. var. 1930 treated mean</w:t>
            </w:r>
          </w:p>
        </w:tc>
        <w:tc>
          <w:tcPr>
            <w:tcW w:w="1671" w:type="dxa"/>
            <w:tcBorders>
              <w:top w:val="single" w:sz="3" w:space="0" w:color="000000"/>
              <w:left w:val="nil"/>
              <w:bottom w:val="nil"/>
              <w:right w:val="nil"/>
            </w:tcBorders>
          </w:tcPr>
          <w:p w14:paraId="5EC8A5B2"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0.1775</w:t>
            </w:r>
          </w:p>
        </w:tc>
        <w:tc>
          <w:tcPr>
            <w:tcW w:w="1671" w:type="dxa"/>
            <w:tcBorders>
              <w:top w:val="single" w:sz="3" w:space="0" w:color="000000"/>
              <w:left w:val="nil"/>
              <w:bottom w:val="nil"/>
              <w:right w:val="nil"/>
            </w:tcBorders>
          </w:tcPr>
          <w:p w14:paraId="4422F28E" w14:textId="0BBFF939"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0.2185</w:t>
            </w:r>
          </w:p>
        </w:tc>
        <w:tc>
          <w:tcPr>
            <w:tcW w:w="1671" w:type="dxa"/>
            <w:tcBorders>
              <w:top w:val="single" w:sz="3" w:space="0" w:color="000000"/>
              <w:left w:val="nil"/>
              <w:bottom w:val="nil"/>
              <w:right w:val="nil"/>
            </w:tcBorders>
          </w:tcPr>
          <w:p w14:paraId="1C3DD69A" w14:textId="0B5E850D"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0.604</w:t>
            </w:r>
          </w:p>
        </w:tc>
        <w:tc>
          <w:tcPr>
            <w:tcW w:w="1671" w:type="dxa"/>
            <w:gridSpan w:val="2"/>
            <w:tcBorders>
              <w:top w:val="single" w:sz="3" w:space="0" w:color="000000"/>
              <w:left w:val="nil"/>
              <w:bottom w:val="nil"/>
              <w:right w:val="nil"/>
            </w:tcBorders>
          </w:tcPr>
          <w:p w14:paraId="0EBE4CAE" w14:textId="43A140C0"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188.2</w:t>
            </w:r>
          </w:p>
        </w:tc>
      </w:tr>
      <w:tr w:rsidR="00871CAE" w:rsidRPr="004C2F06" w14:paraId="736836B6" w14:textId="77777777" w:rsidTr="00DE496B">
        <w:trPr>
          <w:trHeight w:val="221"/>
        </w:trPr>
        <w:tc>
          <w:tcPr>
            <w:tcW w:w="2676" w:type="dxa"/>
            <w:tcBorders>
              <w:top w:val="nil"/>
              <w:left w:val="nil"/>
              <w:bottom w:val="nil"/>
              <w:right w:val="nil"/>
            </w:tcBorders>
          </w:tcPr>
          <w:p w14:paraId="02A4C365"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Observations</w:t>
            </w:r>
          </w:p>
        </w:tc>
        <w:tc>
          <w:tcPr>
            <w:tcW w:w="1671" w:type="dxa"/>
            <w:tcBorders>
              <w:top w:val="nil"/>
              <w:left w:val="nil"/>
              <w:bottom w:val="nil"/>
              <w:right w:val="nil"/>
            </w:tcBorders>
          </w:tcPr>
          <w:p w14:paraId="59D1E79D"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67251A63" w14:textId="157237C3"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tcBorders>
              <w:top w:val="nil"/>
              <w:left w:val="nil"/>
              <w:bottom w:val="nil"/>
              <w:right w:val="nil"/>
            </w:tcBorders>
          </w:tcPr>
          <w:p w14:paraId="540D35D4" w14:textId="19D6F942"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c>
          <w:tcPr>
            <w:tcW w:w="1671" w:type="dxa"/>
            <w:gridSpan w:val="2"/>
            <w:tcBorders>
              <w:top w:val="nil"/>
              <w:left w:val="nil"/>
              <w:bottom w:val="nil"/>
              <w:right w:val="nil"/>
            </w:tcBorders>
          </w:tcPr>
          <w:p w14:paraId="37CDF622" w14:textId="4684145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2,635</w:t>
            </w:r>
          </w:p>
        </w:tc>
      </w:tr>
      <w:tr w:rsidR="00871CAE" w:rsidRPr="004C2F06" w14:paraId="63616F5A" w14:textId="77777777" w:rsidTr="000E38E0">
        <w:trPr>
          <w:trHeight w:val="271"/>
        </w:trPr>
        <w:tc>
          <w:tcPr>
            <w:tcW w:w="2676" w:type="dxa"/>
            <w:tcBorders>
              <w:top w:val="nil"/>
              <w:left w:val="nil"/>
              <w:bottom w:val="double" w:sz="3" w:space="0" w:color="000000"/>
              <w:right w:val="nil"/>
            </w:tcBorders>
          </w:tcPr>
          <w:p w14:paraId="0007E573" w14:textId="77777777" w:rsidR="00871CAE" w:rsidRPr="004C2F06" w:rsidRDefault="00871CAE" w:rsidP="008F1F7A">
            <w:pPr>
              <w:spacing w:after="0" w:line="259" w:lineRule="auto"/>
              <w:ind w:left="0" w:firstLine="0"/>
              <w:jc w:val="left"/>
              <w:rPr>
                <w:rFonts w:ascii="Times New Roman" w:hAnsi="Times New Roman" w:cs="Times New Roman"/>
              </w:rPr>
            </w:pPr>
            <w:r w:rsidRPr="004C2F06">
              <w:rPr>
                <w:rFonts w:ascii="Times New Roman" w:hAnsi="Times New Roman" w:cs="Times New Roman"/>
                <w:i/>
                <w:sz w:val="19"/>
              </w:rPr>
              <w:t>Adjusted R</w:t>
            </w:r>
            <w:r w:rsidRPr="004C2F06">
              <w:rPr>
                <w:rFonts w:ascii="Times New Roman" w:hAnsi="Times New Roman" w:cs="Times New Roman"/>
                <w:sz w:val="19"/>
                <w:vertAlign w:val="superscript"/>
              </w:rPr>
              <w:t>2</w:t>
            </w:r>
          </w:p>
        </w:tc>
        <w:tc>
          <w:tcPr>
            <w:tcW w:w="1671" w:type="dxa"/>
            <w:tcBorders>
              <w:top w:val="nil"/>
              <w:left w:val="nil"/>
              <w:bottom w:val="double" w:sz="3" w:space="0" w:color="000000"/>
              <w:right w:val="nil"/>
            </w:tcBorders>
          </w:tcPr>
          <w:p w14:paraId="7C306546" w14:textId="7777777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0.840</w:t>
            </w:r>
          </w:p>
        </w:tc>
        <w:tc>
          <w:tcPr>
            <w:tcW w:w="1671" w:type="dxa"/>
            <w:tcBorders>
              <w:top w:val="nil"/>
              <w:left w:val="nil"/>
              <w:bottom w:val="double" w:sz="3" w:space="0" w:color="000000"/>
              <w:right w:val="nil"/>
            </w:tcBorders>
          </w:tcPr>
          <w:p w14:paraId="66F9C68C" w14:textId="1742E3F8"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0.680</w:t>
            </w:r>
          </w:p>
        </w:tc>
        <w:tc>
          <w:tcPr>
            <w:tcW w:w="1671" w:type="dxa"/>
            <w:tcBorders>
              <w:top w:val="nil"/>
              <w:left w:val="nil"/>
              <w:bottom w:val="double" w:sz="3" w:space="0" w:color="000000"/>
              <w:right w:val="nil"/>
            </w:tcBorders>
          </w:tcPr>
          <w:p w14:paraId="0C2AD1F4" w14:textId="61C53E74"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0.827</w:t>
            </w:r>
          </w:p>
        </w:tc>
        <w:tc>
          <w:tcPr>
            <w:tcW w:w="1671" w:type="dxa"/>
            <w:gridSpan w:val="2"/>
            <w:tcBorders>
              <w:top w:val="nil"/>
              <w:left w:val="nil"/>
              <w:bottom w:val="double" w:sz="3" w:space="0" w:color="000000"/>
              <w:right w:val="nil"/>
            </w:tcBorders>
          </w:tcPr>
          <w:p w14:paraId="22F31B0C" w14:textId="317FBAB7" w:rsidR="00871CAE" w:rsidRPr="00E04E18" w:rsidRDefault="00871CAE" w:rsidP="00E04E18">
            <w:pPr>
              <w:pStyle w:val="NoSpacing"/>
              <w:ind w:left="0" w:firstLine="0"/>
              <w:jc w:val="center"/>
              <w:rPr>
                <w:rFonts w:ascii="Times New Roman" w:hAnsi="Times New Roman" w:cs="Times New Roman"/>
                <w:sz w:val="20"/>
                <w:szCs w:val="20"/>
              </w:rPr>
            </w:pPr>
            <w:r w:rsidRPr="00E04E18">
              <w:rPr>
                <w:rFonts w:ascii="Times New Roman" w:hAnsi="Times New Roman" w:cs="Times New Roman"/>
                <w:sz w:val="20"/>
                <w:szCs w:val="20"/>
              </w:rPr>
              <w:t>0.842</w:t>
            </w:r>
          </w:p>
        </w:tc>
      </w:tr>
    </w:tbl>
    <w:p w14:paraId="2BF9C14A" w14:textId="77777777" w:rsidR="003C25C8" w:rsidRPr="004C2F06" w:rsidRDefault="00000000">
      <w:pPr>
        <w:spacing w:after="36" w:line="261" w:lineRule="auto"/>
        <w:ind w:left="-5"/>
        <w:rPr>
          <w:rFonts w:ascii="Times New Roman" w:hAnsi="Times New Roman" w:cs="Times New Roman"/>
        </w:rPr>
      </w:pPr>
      <w:r w:rsidRPr="004C2F06">
        <w:rPr>
          <w:rFonts w:ascii="Times New Roman" w:hAnsi="Times New Roman" w:cs="Times New Roman"/>
          <w:i/>
          <w:sz w:val="16"/>
        </w:rPr>
        <w:t xml:space="preserve">Notes: </w:t>
      </w:r>
      <w:r w:rsidRPr="004C2F06">
        <w:rPr>
          <w:rFonts w:ascii="Times New Roman" w:hAnsi="Times New Roman" w:cs="Times New Roman"/>
          <w:sz w:val="16"/>
        </w:rPr>
        <w:t xml:space="preserve">Estimation uses a difference-in-differences approach as outlined in the Empirical Strategy Section. The estimation sample includes counties in treated states (KY, NC) and neighboring southern states (VA, SC, TN, WV) in 1910-1950. The outcomes in Columns (1), (2) and (3) are the share of white teachers that are married women, men, and unmarried women respectively (note that these categories are exhaustive). The outcome in Column (4) is the total number of white teachers in a county. All regressions are at the county-year level, include year and county fixed effects, and are clustered at the county level.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10</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05</w:t>
      </w:r>
      <w:r w:rsidRPr="004C2F06">
        <w:rPr>
          <w:rFonts w:ascii="Times New Roman" w:hAnsi="Times New Roman" w:cs="Times New Roman"/>
          <w:i/>
          <w:sz w:val="16"/>
        </w:rPr>
        <w:t xml:space="preserve">, </w:t>
      </w:r>
      <w:r w:rsidRPr="004C2F06">
        <w:rPr>
          <w:rFonts w:ascii="Cambria Math" w:hAnsi="Cambria Math" w:cs="Cambria Math"/>
          <w:sz w:val="16"/>
          <w:vertAlign w:val="superscript"/>
        </w:rPr>
        <w:t>∗∗∗</w:t>
      </w:r>
      <w:r w:rsidRPr="004C2F06">
        <w:rPr>
          <w:rFonts w:ascii="Times New Roman" w:hAnsi="Times New Roman" w:cs="Times New Roman"/>
          <w:i/>
          <w:sz w:val="16"/>
        </w:rPr>
        <w:t xml:space="preserve">p &lt; </w:t>
      </w:r>
      <w:r w:rsidRPr="004C2F06">
        <w:rPr>
          <w:rFonts w:ascii="Times New Roman" w:hAnsi="Times New Roman" w:cs="Times New Roman"/>
          <w:sz w:val="16"/>
        </w:rPr>
        <w:t>0</w:t>
      </w:r>
      <w:r w:rsidRPr="004C2F06">
        <w:rPr>
          <w:rFonts w:ascii="Times New Roman" w:hAnsi="Times New Roman" w:cs="Times New Roman"/>
          <w:i/>
          <w:sz w:val="16"/>
        </w:rPr>
        <w:t>.</w:t>
      </w:r>
      <w:r w:rsidRPr="004C2F06">
        <w:rPr>
          <w:rFonts w:ascii="Times New Roman" w:hAnsi="Times New Roman" w:cs="Times New Roman"/>
          <w:sz w:val="16"/>
        </w:rPr>
        <w:t>01</w:t>
      </w:r>
    </w:p>
    <w:p w14:paraId="2778F572" w14:textId="77777777" w:rsidR="003C25C8" w:rsidRPr="004C2F06" w:rsidRDefault="00000000">
      <w:pPr>
        <w:spacing w:after="966" w:line="261" w:lineRule="auto"/>
        <w:ind w:left="-5"/>
        <w:rPr>
          <w:rFonts w:ascii="Times New Roman" w:hAnsi="Times New Roman" w:cs="Times New Roman"/>
        </w:rPr>
      </w:pPr>
      <w:r w:rsidRPr="004C2F06">
        <w:rPr>
          <w:rFonts w:ascii="Times New Roman" w:hAnsi="Times New Roman" w:cs="Times New Roman"/>
          <w:i/>
          <w:sz w:val="16"/>
        </w:rPr>
        <w:t xml:space="preserve">Source: </w:t>
      </w:r>
      <w:r w:rsidRPr="004C2F06">
        <w:rPr>
          <w:rFonts w:ascii="Times New Roman" w:hAnsi="Times New Roman" w:cs="Times New Roman"/>
          <w:sz w:val="16"/>
        </w:rPr>
        <w:t>All regressions use the 1910, 1920, 1930, 1940, and 1950 IPUMS full count Censuses.</w:t>
      </w:r>
    </w:p>
    <w:p w14:paraId="666CEDC7" w14:textId="04EA92CB" w:rsidR="003C25C8" w:rsidRPr="004C2F06" w:rsidRDefault="00000000">
      <w:pPr>
        <w:spacing w:after="55" w:line="259" w:lineRule="auto"/>
        <w:ind w:left="0" w:firstLine="0"/>
        <w:jc w:val="left"/>
        <w:rPr>
          <w:rFonts w:ascii="Times New Roman" w:hAnsi="Times New Roman" w:cs="Times New Roman"/>
        </w:rPr>
      </w:pPr>
      <w:r w:rsidRPr="004C2F06">
        <w:rPr>
          <w:rFonts w:ascii="Times New Roman" w:hAnsi="Times New Roman" w:cs="Times New Roman"/>
          <w:sz w:val="20"/>
        </w:rPr>
        <w:t>Table 5: Estimated effects of the prohibitions on unmarried women teachers</w:t>
      </w:r>
      <w:r w:rsidR="00954953">
        <w:rPr>
          <w:rFonts w:ascii="Times New Roman" w:hAnsi="Times New Roman" w:cs="Times New Roman"/>
          <w:sz w:val="20"/>
        </w:rPr>
        <w:t>’</w:t>
      </w:r>
      <w:r w:rsidRPr="004C2F06">
        <w:rPr>
          <w:rFonts w:ascii="Times New Roman" w:hAnsi="Times New Roman" w:cs="Times New Roman"/>
          <w:sz w:val="20"/>
        </w:rPr>
        <w:t xml:space="preserve"> propensity to remain unmarried and either teach, work outside of teaching, or exit the labor force.</w:t>
      </w:r>
    </w:p>
    <w:tbl>
      <w:tblPr>
        <w:tblStyle w:val="TableGrid"/>
        <w:tblW w:w="9360" w:type="dxa"/>
        <w:tblInd w:w="0" w:type="dxa"/>
        <w:tblCellMar>
          <w:top w:w="32" w:type="dxa"/>
        </w:tblCellMar>
        <w:tblLook w:val="04A0" w:firstRow="1" w:lastRow="0" w:firstColumn="1" w:lastColumn="0" w:noHBand="0" w:noVBand="1"/>
      </w:tblPr>
      <w:tblGrid>
        <w:gridCol w:w="2861"/>
        <w:gridCol w:w="1697"/>
        <w:gridCol w:w="1645"/>
        <w:gridCol w:w="1700"/>
        <w:gridCol w:w="1457"/>
      </w:tblGrid>
      <w:tr w:rsidR="00132357" w:rsidRPr="004C2F06" w14:paraId="28A85D24" w14:textId="77777777" w:rsidTr="00C80F15">
        <w:trPr>
          <w:trHeight w:val="387"/>
        </w:trPr>
        <w:tc>
          <w:tcPr>
            <w:tcW w:w="2861" w:type="dxa"/>
            <w:vMerge w:val="restart"/>
            <w:tcBorders>
              <w:top w:val="double" w:sz="3" w:space="0" w:color="000000"/>
              <w:left w:val="nil"/>
              <w:bottom w:val="single" w:sz="3" w:space="0" w:color="000000"/>
              <w:right w:val="nil"/>
            </w:tcBorders>
          </w:tcPr>
          <w:p w14:paraId="7BEAE38D" w14:textId="77777777" w:rsidR="00132357" w:rsidRPr="004C2F06" w:rsidRDefault="00132357">
            <w:pPr>
              <w:spacing w:after="160" w:line="259" w:lineRule="auto"/>
              <w:ind w:left="0" w:firstLine="0"/>
              <w:jc w:val="left"/>
              <w:rPr>
                <w:rFonts w:ascii="Times New Roman" w:hAnsi="Times New Roman" w:cs="Times New Roman"/>
              </w:rPr>
            </w:pPr>
          </w:p>
        </w:tc>
        <w:tc>
          <w:tcPr>
            <w:tcW w:w="6499" w:type="dxa"/>
            <w:gridSpan w:val="4"/>
            <w:tcBorders>
              <w:top w:val="double" w:sz="3" w:space="0" w:color="000000"/>
              <w:left w:val="nil"/>
              <w:bottom w:val="single" w:sz="2" w:space="0" w:color="000000"/>
              <w:right w:val="nil"/>
            </w:tcBorders>
          </w:tcPr>
          <w:p w14:paraId="79D2D7A9" w14:textId="515DAD35" w:rsidR="00132357" w:rsidRPr="004C2F06" w:rsidRDefault="00132357" w:rsidP="00132357">
            <w:pPr>
              <w:spacing w:after="160" w:line="259" w:lineRule="auto"/>
              <w:ind w:left="0" w:firstLine="0"/>
              <w:jc w:val="center"/>
              <w:rPr>
                <w:rFonts w:ascii="Times New Roman" w:hAnsi="Times New Roman" w:cs="Times New Roman"/>
              </w:rPr>
            </w:pPr>
            <w:r w:rsidRPr="004C2F06">
              <w:rPr>
                <w:rFonts w:ascii="Times New Roman" w:hAnsi="Times New Roman" w:cs="Times New Roman"/>
                <w:sz w:val="20"/>
              </w:rPr>
              <w:t>Dependent Variable:</w:t>
            </w:r>
          </w:p>
        </w:tc>
      </w:tr>
      <w:tr w:rsidR="003C25C8" w:rsidRPr="004C2F06" w14:paraId="5C06DE35" w14:textId="77777777" w:rsidTr="00E11FF3">
        <w:trPr>
          <w:trHeight w:val="971"/>
        </w:trPr>
        <w:tc>
          <w:tcPr>
            <w:tcW w:w="0" w:type="auto"/>
            <w:vMerge/>
            <w:tcBorders>
              <w:top w:val="nil"/>
              <w:left w:val="nil"/>
              <w:right w:val="nil"/>
            </w:tcBorders>
          </w:tcPr>
          <w:p w14:paraId="5E09F389" w14:textId="77777777" w:rsidR="003C25C8" w:rsidRPr="004C2F06" w:rsidRDefault="003C25C8">
            <w:pPr>
              <w:spacing w:after="160" w:line="259" w:lineRule="auto"/>
              <w:ind w:left="0" w:firstLine="0"/>
              <w:jc w:val="left"/>
              <w:rPr>
                <w:rFonts w:ascii="Times New Roman" w:hAnsi="Times New Roman" w:cs="Times New Roman"/>
              </w:rPr>
            </w:pPr>
          </w:p>
        </w:tc>
        <w:tc>
          <w:tcPr>
            <w:tcW w:w="1697" w:type="dxa"/>
            <w:tcBorders>
              <w:top w:val="single" w:sz="2" w:space="0" w:color="000000"/>
              <w:left w:val="nil"/>
              <w:right w:val="nil"/>
            </w:tcBorders>
          </w:tcPr>
          <w:p w14:paraId="24CA4076" w14:textId="77777777" w:rsidR="00E11FF3" w:rsidRPr="00E11FF3" w:rsidRDefault="00000000" w:rsidP="00E11FF3">
            <w:pPr>
              <w:pStyle w:val="NoSpacing"/>
              <w:ind w:left="0" w:firstLine="0"/>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3ED0B738" w14:textId="726B989A"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in</w:t>
            </w:r>
            <w:r w:rsidR="00132357" w:rsidRPr="00E11FF3">
              <w:rPr>
                <w:rFonts w:ascii="Times New Roman" w:hAnsi="Times New Roman" w:cs="Times New Roman"/>
                <w:sz w:val="20"/>
                <w:szCs w:val="20"/>
              </w:rPr>
              <w:t xml:space="preserve">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645" w:type="dxa"/>
            <w:tcBorders>
              <w:top w:val="single" w:sz="2" w:space="0" w:color="000000"/>
              <w:left w:val="nil"/>
              <w:right w:val="nil"/>
            </w:tcBorders>
          </w:tcPr>
          <w:p w14:paraId="6811C120"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0C2AC40A" w14:textId="78EF6DAD"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Teacher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700" w:type="dxa"/>
            <w:tcBorders>
              <w:top w:val="single" w:sz="2" w:space="0" w:color="000000"/>
              <w:left w:val="nil"/>
              <w:right w:val="nil"/>
            </w:tcBorders>
          </w:tcPr>
          <w:p w14:paraId="5FAF7E2F" w14:textId="77777777" w:rsidR="003C25C8" w:rsidRPr="00E11FF3" w:rsidRDefault="00000000" w:rsidP="00E11FF3">
            <w:pPr>
              <w:pStyle w:val="NoSpacing"/>
              <w:ind w:left="0" w:firstLine="0"/>
              <w:jc w:val="center"/>
              <w:rPr>
                <w:rFonts w:ascii="Times New Roman" w:hAnsi="Times New Roman" w:cs="Times New Roman"/>
                <w:sz w:val="20"/>
                <w:szCs w:val="20"/>
              </w:rPr>
            </w:pPr>
            <w:proofErr w:type="gramStart"/>
            <w:r w:rsidRPr="00E11FF3">
              <w:rPr>
                <w:rFonts w:ascii="Times New Roman" w:hAnsi="Times New Roman" w:cs="Times New Roman"/>
                <w:sz w:val="20"/>
                <w:szCs w:val="20"/>
              </w:rPr>
              <w:t>Pr(</w:t>
            </w:r>
            <w:proofErr w:type="gramEnd"/>
            <w:r w:rsidRPr="00E11FF3">
              <w:rPr>
                <w:rFonts w:ascii="Times New Roman" w:hAnsi="Times New Roman" w:cs="Times New Roman"/>
                <w:sz w:val="20"/>
                <w:szCs w:val="20"/>
              </w:rPr>
              <w:t>Unmarried</w:t>
            </w:r>
          </w:p>
          <w:p w14:paraId="79893E78" w14:textId="77777777" w:rsidR="00132357"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Non-Teacher in</w:t>
            </w:r>
          </w:p>
          <w:p w14:paraId="1C47942F" w14:textId="729C8438"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 xml:space="preserve">LF in </w:t>
            </w:r>
            <w:r w:rsidRPr="00E11FF3">
              <w:rPr>
                <w:rFonts w:ascii="Times New Roman" w:hAnsi="Times New Roman" w:cs="Times New Roman"/>
                <w:i/>
                <w:sz w:val="20"/>
                <w:szCs w:val="20"/>
              </w:rPr>
              <w:t>t</w:t>
            </w:r>
            <w:r w:rsidRPr="00E11FF3">
              <w:rPr>
                <w:rFonts w:ascii="Times New Roman" w:hAnsi="Times New Roman" w:cs="Times New Roman"/>
                <w:sz w:val="20"/>
                <w:szCs w:val="20"/>
              </w:rPr>
              <w:t>)</w:t>
            </w:r>
          </w:p>
        </w:tc>
        <w:tc>
          <w:tcPr>
            <w:tcW w:w="1457" w:type="dxa"/>
            <w:tcBorders>
              <w:top w:val="single" w:sz="2" w:space="0" w:color="000000"/>
              <w:left w:val="nil"/>
              <w:right w:val="nil"/>
            </w:tcBorders>
          </w:tcPr>
          <w:p w14:paraId="0D1D569C" w14:textId="77777777" w:rsidR="00E11FF3" w:rsidRPr="00E11FF3" w:rsidRDefault="00000000" w:rsidP="00E11FF3">
            <w:pPr>
              <w:pStyle w:val="NoSpacing"/>
              <w:jc w:val="center"/>
              <w:rPr>
                <w:rFonts w:ascii="Times New Roman" w:hAnsi="Times New Roman" w:cs="Times New Roman"/>
                <w:sz w:val="20"/>
                <w:szCs w:val="20"/>
              </w:rPr>
            </w:pPr>
            <w:proofErr w:type="spellStart"/>
            <w:proofErr w:type="gramStart"/>
            <w:r w:rsidRPr="00E11FF3">
              <w:rPr>
                <w:rFonts w:ascii="Times New Roman" w:hAnsi="Times New Roman" w:cs="Times New Roman"/>
                <w:sz w:val="20"/>
                <w:szCs w:val="20"/>
              </w:rPr>
              <w:t>Pr</w:t>
            </w:r>
            <w:proofErr w:type="spellEnd"/>
            <w:r w:rsidRPr="00E11FF3">
              <w:rPr>
                <w:rFonts w:ascii="Times New Roman" w:hAnsi="Times New Roman" w:cs="Times New Roman"/>
                <w:sz w:val="20"/>
                <w:szCs w:val="20"/>
              </w:rPr>
              <w:t>(</w:t>
            </w:r>
            <w:proofErr w:type="gramEnd"/>
            <w:r w:rsidRPr="00E11FF3">
              <w:rPr>
                <w:rFonts w:ascii="Times New Roman" w:hAnsi="Times New Roman" w:cs="Times New Roman"/>
                <w:sz w:val="20"/>
                <w:szCs w:val="20"/>
              </w:rPr>
              <w:t>Unmarried</w:t>
            </w:r>
          </w:p>
          <w:p w14:paraId="010C9D9A" w14:textId="39905871" w:rsidR="003C25C8" w:rsidRPr="00E11FF3" w:rsidRDefault="00000000" w:rsidP="00E11FF3">
            <w:pPr>
              <w:pStyle w:val="NoSpacing"/>
              <w:jc w:val="center"/>
              <w:rPr>
                <w:rFonts w:ascii="Times New Roman" w:hAnsi="Times New Roman" w:cs="Times New Roman"/>
                <w:sz w:val="20"/>
                <w:szCs w:val="20"/>
              </w:rPr>
            </w:pPr>
            <w:r w:rsidRPr="00E11FF3">
              <w:rPr>
                <w:rFonts w:ascii="Times New Roman" w:hAnsi="Times New Roman" w:cs="Times New Roman"/>
                <w:sz w:val="20"/>
                <w:szCs w:val="20"/>
              </w:rPr>
              <w:t>Not in LF in t)</w:t>
            </w:r>
          </w:p>
        </w:tc>
      </w:tr>
      <w:tr w:rsidR="00E11FF3" w:rsidRPr="004C2F06" w14:paraId="56DDFA90" w14:textId="77777777" w:rsidTr="00E11FF3">
        <w:trPr>
          <w:trHeight w:val="328"/>
        </w:trPr>
        <w:tc>
          <w:tcPr>
            <w:tcW w:w="2861" w:type="dxa"/>
            <w:tcBorders>
              <w:left w:val="nil"/>
              <w:bottom w:val="single" w:sz="4" w:space="0" w:color="auto"/>
              <w:right w:val="nil"/>
            </w:tcBorders>
          </w:tcPr>
          <w:p w14:paraId="6AAF0561" w14:textId="77777777" w:rsidR="00E11FF3" w:rsidRPr="006A1CF0" w:rsidRDefault="00E11FF3">
            <w:pPr>
              <w:spacing w:after="0" w:line="259" w:lineRule="auto"/>
              <w:ind w:left="0" w:firstLine="0"/>
              <w:jc w:val="left"/>
              <w:rPr>
                <w:rFonts w:ascii="Times New Roman" w:hAnsi="Times New Roman" w:cs="Times New Roman"/>
                <w:sz w:val="20"/>
                <w:szCs w:val="20"/>
              </w:rPr>
            </w:pPr>
          </w:p>
        </w:tc>
        <w:tc>
          <w:tcPr>
            <w:tcW w:w="1697" w:type="dxa"/>
            <w:tcBorders>
              <w:left w:val="nil"/>
              <w:bottom w:val="single" w:sz="4" w:space="0" w:color="auto"/>
              <w:right w:val="nil"/>
            </w:tcBorders>
          </w:tcPr>
          <w:p w14:paraId="576E52CD" w14:textId="3322B14B"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(1)</w:t>
            </w:r>
          </w:p>
        </w:tc>
        <w:tc>
          <w:tcPr>
            <w:tcW w:w="1645" w:type="dxa"/>
            <w:tcBorders>
              <w:left w:val="nil"/>
              <w:bottom w:val="single" w:sz="4" w:space="0" w:color="auto"/>
              <w:right w:val="nil"/>
            </w:tcBorders>
          </w:tcPr>
          <w:p w14:paraId="3E6B56EB" w14:textId="26A9A5F6"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(2)</w:t>
            </w:r>
          </w:p>
        </w:tc>
        <w:tc>
          <w:tcPr>
            <w:tcW w:w="1700" w:type="dxa"/>
            <w:tcBorders>
              <w:left w:val="nil"/>
              <w:bottom w:val="single" w:sz="4" w:space="0" w:color="auto"/>
              <w:right w:val="nil"/>
            </w:tcBorders>
          </w:tcPr>
          <w:p w14:paraId="36F2440C" w14:textId="676CAFAC"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(3)</w:t>
            </w:r>
          </w:p>
        </w:tc>
        <w:tc>
          <w:tcPr>
            <w:tcW w:w="1457" w:type="dxa"/>
            <w:tcBorders>
              <w:left w:val="nil"/>
              <w:bottom w:val="single" w:sz="4" w:space="0" w:color="auto"/>
              <w:right w:val="nil"/>
            </w:tcBorders>
          </w:tcPr>
          <w:p w14:paraId="07294F90" w14:textId="352E0068" w:rsidR="00E11FF3" w:rsidRPr="00E11FF3" w:rsidRDefault="00E11FF3" w:rsidP="00E11FF3">
            <w:pPr>
              <w:pStyle w:val="NoSpacing"/>
              <w:ind w:left="0" w:firstLine="0"/>
              <w:jc w:val="center"/>
              <w:rPr>
                <w:rFonts w:ascii="Times New Roman" w:hAnsi="Times New Roman" w:cs="Times New Roman"/>
                <w:sz w:val="20"/>
                <w:szCs w:val="20"/>
              </w:rPr>
            </w:pPr>
            <w:r>
              <w:rPr>
                <w:rFonts w:ascii="Times New Roman" w:hAnsi="Times New Roman" w:cs="Times New Roman"/>
                <w:sz w:val="20"/>
                <w:szCs w:val="20"/>
              </w:rPr>
              <w:t>(4)</w:t>
            </w:r>
          </w:p>
        </w:tc>
      </w:tr>
      <w:tr w:rsidR="00E11FF3" w:rsidRPr="004C2F06" w14:paraId="6EC2ED76" w14:textId="77777777" w:rsidTr="00E11FF3">
        <w:trPr>
          <w:trHeight w:val="328"/>
        </w:trPr>
        <w:tc>
          <w:tcPr>
            <w:tcW w:w="2861" w:type="dxa"/>
            <w:tcBorders>
              <w:top w:val="single" w:sz="4" w:space="0" w:color="auto"/>
              <w:left w:val="nil"/>
              <w:right w:val="nil"/>
            </w:tcBorders>
          </w:tcPr>
          <w:p w14:paraId="35A723EB" w14:textId="33030FAB" w:rsidR="00E11FF3" w:rsidRPr="004C2F06" w:rsidRDefault="00E11FF3">
            <w:pPr>
              <w:spacing w:after="0" w:line="259" w:lineRule="auto"/>
              <w:ind w:left="0" w:firstLine="0"/>
              <w:jc w:val="left"/>
              <w:rPr>
                <w:rFonts w:ascii="Times New Roman" w:hAnsi="Times New Roman" w:cs="Times New Roman"/>
                <w:sz w:val="20"/>
              </w:rPr>
            </w:pPr>
            <w:r w:rsidRPr="006A1CF0">
              <w:rPr>
                <w:rFonts w:ascii="Times New Roman" w:hAnsi="Times New Roman" w:cs="Times New Roman"/>
                <w:sz w:val="20"/>
                <w:szCs w:val="20"/>
              </w:rPr>
              <w:t xml:space="preserve">Treated </w:t>
            </w:r>
            <m:oMath>
              <m:r>
                <m:rPr>
                  <m:sty m:val="p"/>
                </m:rPr>
                <w:rPr>
                  <w:rFonts w:ascii="Cambria Math" w:hAnsi="Cambria Math" w:cs="Times New Roman"/>
                  <w:sz w:val="20"/>
                  <w:szCs w:val="20"/>
                </w:rPr>
                <m:t>×1940 (</m:t>
              </m:r>
              <m:sSubSup>
                <m:sSubSupPr>
                  <m:ctrlPr>
                    <w:rPr>
                      <w:rFonts w:ascii="Cambria Math" w:hAnsi="Cambria Math" w:cs="Times New Roman"/>
                      <w:sz w:val="20"/>
                      <w:szCs w:val="20"/>
                    </w:rPr>
                  </m:ctrlPr>
                </m:sSubSupPr>
                <m:e>
                  <m:r>
                    <w:rPr>
                      <w:rFonts w:ascii="Cambria Math" w:hAnsi="Cambria Math" w:cs="Times New Roman"/>
                      <w:sz w:val="20"/>
                      <w:szCs w:val="20"/>
                    </w:rPr>
                    <m:t>γ</m:t>
                  </m:r>
                </m:e>
                <m:sub>
                  <m:r>
                    <m:rPr>
                      <m:sty m:val="p"/>
                    </m:rPr>
                    <w:rPr>
                      <w:rFonts w:ascii="Cambria Math" w:hAnsi="Cambria Math" w:cs="Times New Roman"/>
                      <w:sz w:val="20"/>
                      <w:szCs w:val="20"/>
                    </w:rPr>
                    <m:t>1940</m:t>
                  </m:r>
                </m:sub>
                <m:sup>
                  <m:r>
                    <m:rPr>
                      <m:sty m:val="p"/>
                    </m:rPr>
                    <w:rPr>
                      <w:rFonts w:ascii="Cambria Math" w:hAnsi="Cambria Math" w:cs="Times New Roman"/>
                      <w:sz w:val="20"/>
                      <w:szCs w:val="20"/>
                    </w:rPr>
                    <m:t>DD</m:t>
                  </m:r>
                </m:sup>
              </m:sSubSup>
              <m:r>
                <m:rPr>
                  <m:sty m:val="p"/>
                </m:rPr>
                <w:rPr>
                  <w:rFonts w:ascii="Cambria Math" w:hAnsi="Cambria Math" w:cs="Times New Roman"/>
                  <w:sz w:val="20"/>
                  <w:szCs w:val="20"/>
                </w:rPr>
                <m:t>)</m:t>
              </m:r>
            </m:oMath>
          </w:p>
        </w:tc>
        <w:tc>
          <w:tcPr>
            <w:tcW w:w="1697" w:type="dxa"/>
            <w:tcBorders>
              <w:top w:val="single" w:sz="4" w:space="0" w:color="auto"/>
              <w:left w:val="nil"/>
              <w:right w:val="nil"/>
            </w:tcBorders>
          </w:tcPr>
          <w:p w14:paraId="6819B33A" w14:textId="32F2D77D"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0.0165</w:t>
            </w:r>
          </w:p>
        </w:tc>
        <w:tc>
          <w:tcPr>
            <w:tcW w:w="1645" w:type="dxa"/>
            <w:tcBorders>
              <w:top w:val="single" w:sz="4" w:space="0" w:color="auto"/>
              <w:left w:val="nil"/>
              <w:right w:val="nil"/>
            </w:tcBorders>
          </w:tcPr>
          <w:p w14:paraId="3CFDB580" w14:textId="4FC534D0"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top w:val="single" w:sz="4" w:space="0" w:color="auto"/>
              <w:left w:val="nil"/>
              <w:right w:val="nil"/>
            </w:tcBorders>
          </w:tcPr>
          <w:p w14:paraId="6C28CBE2" w14:textId="1FD7BFE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0.0191***</w:t>
            </w:r>
          </w:p>
        </w:tc>
        <w:tc>
          <w:tcPr>
            <w:tcW w:w="1457" w:type="dxa"/>
            <w:tcBorders>
              <w:top w:val="single" w:sz="4" w:space="0" w:color="auto"/>
              <w:left w:val="nil"/>
              <w:right w:val="nil"/>
            </w:tcBorders>
          </w:tcPr>
          <w:p w14:paraId="74229BE1" w14:textId="2462309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0.0089</w:t>
            </w:r>
          </w:p>
        </w:tc>
      </w:tr>
      <w:tr w:rsidR="00E11FF3" w:rsidRPr="004C2F06" w14:paraId="199FFB9C" w14:textId="77777777" w:rsidTr="00E11FF3">
        <w:trPr>
          <w:trHeight w:val="328"/>
        </w:trPr>
        <w:tc>
          <w:tcPr>
            <w:tcW w:w="2861" w:type="dxa"/>
            <w:tcBorders>
              <w:left w:val="nil"/>
              <w:bottom w:val="nil"/>
              <w:right w:val="nil"/>
            </w:tcBorders>
          </w:tcPr>
          <w:p w14:paraId="5FCC4D88" w14:textId="77777777" w:rsidR="00E11FF3" w:rsidRPr="004C2F06" w:rsidRDefault="00E11FF3" w:rsidP="00E11FF3">
            <w:pPr>
              <w:pStyle w:val="NoSpacing"/>
            </w:pPr>
          </w:p>
        </w:tc>
        <w:tc>
          <w:tcPr>
            <w:tcW w:w="1697" w:type="dxa"/>
            <w:tcBorders>
              <w:left w:val="nil"/>
              <w:bottom w:val="nil"/>
              <w:right w:val="nil"/>
            </w:tcBorders>
          </w:tcPr>
          <w:p w14:paraId="3BC756DD" w14:textId="2B12E751"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(0.0112)</w:t>
            </w:r>
          </w:p>
        </w:tc>
        <w:tc>
          <w:tcPr>
            <w:tcW w:w="1645" w:type="dxa"/>
            <w:tcBorders>
              <w:left w:val="nil"/>
              <w:bottom w:val="nil"/>
              <w:right w:val="nil"/>
            </w:tcBorders>
          </w:tcPr>
          <w:p w14:paraId="695C2ACF" w14:textId="41F20135"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(0.0114)</w:t>
            </w:r>
          </w:p>
        </w:tc>
        <w:tc>
          <w:tcPr>
            <w:tcW w:w="1700" w:type="dxa"/>
            <w:tcBorders>
              <w:left w:val="nil"/>
              <w:bottom w:val="nil"/>
              <w:right w:val="nil"/>
            </w:tcBorders>
          </w:tcPr>
          <w:p w14:paraId="0FE32ED4" w14:textId="29FD83EA"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c>
          <w:tcPr>
            <w:tcW w:w="1457" w:type="dxa"/>
            <w:tcBorders>
              <w:left w:val="nil"/>
              <w:bottom w:val="nil"/>
              <w:right w:val="nil"/>
            </w:tcBorders>
          </w:tcPr>
          <w:p w14:paraId="19883683" w14:textId="2D427C54" w:rsidR="00E11FF3" w:rsidRPr="00E11FF3" w:rsidRDefault="00E11FF3"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(0.0063)</w:t>
            </w:r>
          </w:p>
        </w:tc>
      </w:tr>
      <w:tr w:rsidR="003C25C8" w:rsidRPr="004C2F06" w14:paraId="6542608F" w14:textId="77777777">
        <w:trPr>
          <w:trHeight w:val="328"/>
        </w:trPr>
        <w:tc>
          <w:tcPr>
            <w:tcW w:w="2861" w:type="dxa"/>
            <w:tcBorders>
              <w:top w:val="single" w:sz="3" w:space="0" w:color="000000"/>
              <w:left w:val="nil"/>
              <w:bottom w:val="nil"/>
              <w:right w:val="nil"/>
            </w:tcBorders>
          </w:tcPr>
          <w:p w14:paraId="0E87791D"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sz w:val="20"/>
              </w:rPr>
              <w:t>Dep. var. 1930 treated mean</w:t>
            </w:r>
          </w:p>
        </w:tc>
        <w:tc>
          <w:tcPr>
            <w:tcW w:w="1697" w:type="dxa"/>
            <w:tcBorders>
              <w:top w:val="single" w:sz="3" w:space="0" w:color="000000"/>
              <w:left w:val="nil"/>
              <w:bottom w:val="nil"/>
              <w:right w:val="nil"/>
            </w:tcBorders>
          </w:tcPr>
          <w:p w14:paraId="7E3E1503"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0.4244</w:t>
            </w:r>
          </w:p>
        </w:tc>
        <w:tc>
          <w:tcPr>
            <w:tcW w:w="1645" w:type="dxa"/>
            <w:tcBorders>
              <w:top w:val="single" w:sz="3" w:space="0" w:color="000000"/>
              <w:left w:val="nil"/>
              <w:bottom w:val="nil"/>
              <w:right w:val="nil"/>
            </w:tcBorders>
          </w:tcPr>
          <w:p w14:paraId="2EB91F3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0.2520</w:t>
            </w:r>
          </w:p>
        </w:tc>
        <w:tc>
          <w:tcPr>
            <w:tcW w:w="1700" w:type="dxa"/>
            <w:tcBorders>
              <w:top w:val="single" w:sz="3" w:space="0" w:color="000000"/>
              <w:left w:val="nil"/>
              <w:bottom w:val="nil"/>
              <w:right w:val="nil"/>
            </w:tcBorders>
          </w:tcPr>
          <w:p w14:paraId="0EF0001D"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0.0907</w:t>
            </w:r>
          </w:p>
        </w:tc>
        <w:tc>
          <w:tcPr>
            <w:tcW w:w="1457" w:type="dxa"/>
            <w:tcBorders>
              <w:top w:val="single" w:sz="3" w:space="0" w:color="000000"/>
              <w:left w:val="nil"/>
              <w:bottom w:val="nil"/>
              <w:right w:val="nil"/>
            </w:tcBorders>
          </w:tcPr>
          <w:p w14:paraId="28411EAB"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0.0817</w:t>
            </w:r>
          </w:p>
        </w:tc>
      </w:tr>
      <w:tr w:rsidR="003C25C8" w:rsidRPr="004C2F06" w14:paraId="38BA4881" w14:textId="77777777">
        <w:trPr>
          <w:trHeight w:val="227"/>
        </w:trPr>
        <w:tc>
          <w:tcPr>
            <w:tcW w:w="2861" w:type="dxa"/>
            <w:tcBorders>
              <w:top w:val="nil"/>
              <w:left w:val="nil"/>
              <w:bottom w:val="nil"/>
              <w:right w:val="nil"/>
            </w:tcBorders>
          </w:tcPr>
          <w:p w14:paraId="3E7F3101"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Observations</w:t>
            </w:r>
          </w:p>
        </w:tc>
        <w:tc>
          <w:tcPr>
            <w:tcW w:w="1697" w:type="dxa"/>
            <w:tcBorders>
              <w:top w:val="nil"/>
              <w:left w:val="nil"/>
              <w:bottom w:val="nil"/>
              <w:right w:val="nil"/>
            </w:tcBorders>
          </w:tcPr>
          <w:p w14:paraId="3087D22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645" w:type="dxa"/>
            <w:tcBorders>
              <w:top w:val="nil"/>
              <w:left w:val="nil"/>
              <w:bottom w:val="nil"/>
              <w:right w:val="nil"/>
            </w:tcBorders>
          </w:tcPr>
          <w:p w14:paraId="6595CD0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700" w:type="dxa"/>
            <w:tcBorders>
              <w:top w:val="nil"/>
              <w:left w:val="nil"/>
              <w:bottom w:val="nil"/>
              <w:right w:val="nil"/>
            </w:tcBorders>
          </w:tcPr>
          <w:p w14:paraId="3EE75B7C"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c>
          <w:tcPr>
            <w:tcW w:w="1457" w:type="dxa"/>
            <w:tcBorders>
              <w:top w:val="nil"/>
              <w:left w:val="nil"/>
              <w:bottom w:val="nil"/>
              <w:right w:val="nil"/>
            </w:tcBorders>
          </w:tcPr>
          <w:p w14:paraId="4CAD8AFF"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59,542</w:t>
            </w:r>
          </w:p>
        </w:tc>
      </w:tr>
      <w:tr w:rsidR="003C25C8" w:rsidRPr="004C2F06" w14:paraId="4A3BC392" w14:textId="77777777">
        <w:trPr>
          <w:trHeight w:val="278"/>
        </w:trPr>
        <w:tc>
          <w:tcPr>
            <w:tcW w:w="2861" w:type="dxa"/>
            <w:tcBorders>
              <w:top w:val="nil"/>
              <w:left w:val="nil"/>
              <w:bottom w:val="double" w:sz="3" w:space="0" w:color="000000"/>
              <w:right w:val="nil"/>
            </w:tcBorders>
          </w:tcPr>
          <w:p w14:paraId="5D7C5DF8" w14:textId="77777777" w:rsidR="003C25C8" w:rsidRPr="004C2F06" w:rsidRDefault="00000000">
            <w:pPr>
              <w:spacing w:after="0" w:line="259" w:lineRule="auto"/>
              <w:ind w:left="0" w:firstLine="0"/>
              <w:jc w:val="left"/>
              <w:rPr>
                <w:rFonts w:ascii="Times New Roman" w:hAnsi="Times New Roman" w:cs="Times New Roman"/>
              </w:rPr>
            </w:pPr>
            <w:r w:rsidRPr="004C2F06">
              <w:rPr>
                <w:rFonts w:ascii="Times New Roman" w:hAnsi="Times New Roman" w:cs="Times New Roman"/>
                <w:i/>
                <w:sz w:val="20"/>
              </w:rPr>
              <w:t>Adjusted R</w:t>
            </w:r>
            <w:r w:rsidRPr="004C2F06">
              <w:rPr>
                <w:rFonts w:ascii="Times New Roman" w:hAnsi="Times New Roman" w:cs="Times New Roman"/>
                <w:sz w:val="20"/>
                <w:vertAlign w:val="superscript"/>
              </w:rPr>
              <w:t>2</w:t>
            </w:r>
          </w:p>
        </w:tc>
        <w:tc>
          <w:tcPr>
            <w:tcW w:w="1697" w:type="dxa"/>
            <w:tcBorders>
              <w:top w:val="nil"/>
              <w:left w:val="nil"/>
              <w:bottom w:val="double" w:sz="3" w:space="0" w:color="000000"/>
              <w:right w:val="nil"/>
            </w:tcBorders>
          </w:tcPr>
          <w:p w14:paraId="072DDC86"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0.15787</w:t>
            </w:r>
          </w:p>
        </w:tc>
        <w:tc>
          <w:tcPr>
            <w:tcW w:w="1645" w:type="dxa"/>
            <w:tcBorders>
              <w:top w:val="nil"/>
              <w:left w:val="nil"/>
              <w:bottom w:val="double" w:sz="3" w:space="0" w:color="000000"/>
              <w:right w:val="nil"/>
            </w:tcBorders>
          </w:tcPr>
          <w:p w14:paraId="0571A39A"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0.12784</w:t>
            </w:r>
          </w:p>
        </w:tc>
        <w:tc>
          <w:tcPr>
            <w:tcW w:w="1700" w:type="dxa"/>
            <w:tcBorders>
              <w:top w:val="nil"/>
              <w:left w:val="nil"/>
              <w:bottom w:val="double" w:sz="3" w:space="0" w:color="000000"/>
              <w:right w:val="nil"/>
            </w:tcBorders>
          </w:tcPr>
          <w:p w14:paraId="739DF0C8"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0.01006</w:t>
            </w:r>
          </w:p>
        </w:tc>
        <w:tc>
          <w:tcPr>
            <w:tcW w:w="1457" w:type="dxa"/>
            <w:tcBorders>
              <w:top w:val="nil"/>
              <w:left w:val="nil"/>
              <w:bottom w:val="double" w:sz="3" w:space="0" w:color="000000"/>
              <w:right w:val="nil"/>
            </w:tcBorders>
          </w:tcPr>
          <w:p w14:paraId="0D2B1E72" w14:textId="77777777" w:rsidR="003C25C8" w:rsidRPr="00E11FF3" w:rsidRDefault="00000000" w:rsidP="00E11FF3">
            <w:pPr>
              <w:pStyle w:val="NoSpacing"/>
              <w:ind w:left="0" w:firstLine="0"/>
              <w:jc w:val="center"/>
              <w:rPr>
                <w:rFonts w:ascii="Times New Roman" w:hAnsi="Times New Roman" w:cs="Times New Roman"/>
                <w:sz w:val="20"/>
                <w:szCs w:val="20"/>
              </w:rPr>
            </w:pPr>
            <w:r w:rsidRPr="00E11FF3">
              <w:rPr>
                <w:rFonts w:ascii="Times New Roman" w:hAnsi="Times New Roman" w:cs="Times New Roman"/>
                <w:sz w:val="20"/>
                <w:szCs w:val="20"/>
              </w:rPr>
              <w:t>0.02396</w:t>
            </w:r>
          </w:p>
        </w:tc>
      </w:tr>
    </w:tbl>
    <w:p w14:paraId="02D55BB7" w14:textId="56C0BFAC" w:rsidR="003C25C8" w:rsidRPr="004C2F06" w:rsidRDefault="00000000" w:rsidP="008C4784">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Notes: </w:t>
      </w:r>
      <w:r w:rsidRPr="004C2F06">
        <w:rPr>
          <w:rFonts w:ascii="Times New Roman" w:hAnsi="Times New Roman" w:cs="Times New Roman"/>
          <w:sz w:val="17"/>
        </w:rPr>
        <w:t>Estimation uses a difference-in-differences approach as outlined in the Empirical Strategy Section. To construct our estimation sample, we identify women in treated states (KY, NC) and neighboring Southern states (VA, SC, TN, WV) in 1920, 1930, and 1940 whom we are able to link over consecutive Census years (between 1910 and 1920, 1920 and 1930, or between 1930 and 1940) using Census Tree linkages. From these women, we construct a sample of linked women who were aged 16-40, white, unmarried, and teaching in 1910, 1920, and 1930. We use this sample for all regressions. All regressions are at the individual-year level, include year, county, and age fixed effects, and are clustered at the county level.</w:t>
      </w:r>
      <w:r w:rsidR="008C4784">
        <w:rPr>
          <w:rFonts w:ascii="Times New Roman" w:hAnsi="Times New Roman" w:cs="Times New Roman"/>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10</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05</w:t>
      </w:r>
      <w:r w:rsidRPr="004C2F06">
        <w:rPr>
          <w:rFonts w:ascii="Times New Roman" w:hAnsi="Times New Roman" w:cs="Times New Roman"/>
          <w:i/>
          <w:sz w:val="17"/>
        </w:rPr>
        <w:t xml:space="preserve">, </w:t>
      </w:r>
      <w:r w:rsidRPr="004C2F06">
        <w:rPr>
          <w:rFonts w:ascii="Cambria Math" w:hAnsi="Cambria Math" w:cs="Cambria Math"/>
          <w:sz w:val="17"/>
          <w:vertAlign w:val="superscript"/>
        </w:rPr>
        <w:t>∗∗∗</w:t>
      </w:r>
      <w:r w:rsidRPr="004C2F06">
        <w:rPr>
          <w:rFonts w:ascii="Times New Roman" w:hAnsi="Times New Roman" w:cs="Times New Roman"/>
          <w:i/>
          <w:sz w:val="17"/>
        </w:rPr>
        <w:t xml:space="preserve">p &lt; </w:t>
      </w:r>
      <w:r w:rsidRPr="004C2F06">
        <w:rPr>
          <w:rFonts w:ascii="Times New Roman" w:hAnsi="Times New Roman" w:cs="Times New Roman"/>
          <w:sz w:val="17"/>
        </w:rPr>
        <w:t>0</w:t>
      </w:r>
      <w:r w:rsidRPr="004C2F06">
        <w:rPr>
          <w:rFonts w:ascii="Times New Roman" w:hAnsi="Times New Roman" w:cs="Times New Roman"/>
          <w:i/>
          <w:sz w:val="17"/>
        </w:rPr>
        <w:t>.</w:t>
      </w:r>
      <w:r w:rsidRPr="004C2F06">
        <w:rPr>
          <w:rFonts w:ascii="Times New Roman" w:hAnsi="Times New Roman" w:cs="Times New Roman"/>
          <w:sz w:val="17"/>
        </w:rPr>
        <w:t>01</w:t>
      </w:r>
    </w:p>
    <w:p w14:paraId="4E2C3E17" w14:textId="77777777" w:rsidR="003C25C8" w:rsidRPr="004C2F06" w:rsidRDefault="00000000">
      <w:pPr>
        <w:spacing w:after="10" w:line="253" w:lineRule="auto"/>
        <w:ind w:left="-15" w:right="-15" w:firstLine="31"/>
        <w:rPr>
          <w:rFonts w:ascii="Times New Roman" w:hAnsi="Times New Roman" w:cs="Times New Roman"/>
        </w:rPr>
      </w:pPr>
      <w:r w:rsidRPr="004C2F06">
        <w:rPr>
          <w:rFonts w:ascii="Times New Roman" w:hAnsi="Times New Roman" w:cs="Times New Roman"/>
          <w:i/>
          <w:sz w:val="17"/>
        </w:rPr>
        <w:t xml:space="preserve">Source: </w:t>
      </w:r>
      <w:r w:rsidRPr="004C2F06">
        <w:rPr>
          <w:rFonts w:ascii="Times New Roman" w:hAnsi="Times New Roman" w:cs="Times New Roman"/>
          <w:sz w:val="17"/>
        </w:rPr>
        <w:t>All regressions use the 1910-1920, 1920-1930, and 1930-1940 linked full-count Census samples from IPUMS and Census Tree.</w:t>
      </w:r>
    </w:p>
    <w:p w14:paraId="1256E48F" w14:textId="77777777" w:rsidR="003C25C8" w:rsidRPr="004C2F06" w:rsidRDefault="00000000">
      <w:pPr>
        <w:pStyle w:val="Heading1"/>
        <w:ind w:left="-5" w:right="0"/>
        <w:rPr>
          <w:rFonts w:ascii="Times New Roman" w:hAnsi="Times New Roman" w:cs="Times New Roman"/>
        </w:rPr>
      </w:pPr>
      <w:r w:rsidRPr="004C2F06">
        <w:rPr>
          <w:rFonts w:ascii="Times New Roman" w:hAnsi="Times New Roman" w:cs="Times New Roman"/>
        </w:rPr>
        <w:lastRenderedPageBreak/>
        <w:t>Figures</w:t>
      </w:r>
    </w:p>
    <w:p w14:paraId="2A8AF128"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drawing>
          <wp:inline distT="0" distB="0" distL="0" distR="0" wp14:anchorId="65B79C14" wp14:editId="4FEB9297">
            <wp:extent cx="5943600" cy="3714750"/>
            <wp:effectExtent l="0" t="0" r="0" b="0"/>
            <wp:docPr id="2745" name="Picture 2745"/>
            <wp:cNvGraphicFramePr/>
            <a:graphic xmlns:a="http://schemas.openxmlformats.org/drawingml/2006/main">
              <a:graphicData uri="http://schemas.openxmlformats.org/drawingml/2006/picture">
                <pic:pic xmlns:pic="http://schemas.openxmlformats.org/drawingml/2006/picture">
                  <pic:nvPicPr>
                    <pic:cNvPr id="2745" name="Picture 2745"/>
                    <pic:cNvPicPr/>
                  </pic:nvPicPr>
                  <pic:blipFill>
                    <a:blip r:embed="rId14"/>
                    <a:stretch>
                      <a:fillRect/>
                    </a:stretch>
                  </pic:blipFill>
                  <pic:spPr>
                    <a:xfrm>
                      <a:off x="0" y="0"/>
                      <a:ext cx="5943600" cy="3714750"/>
                    </a:xfrm>
                    <a:prstGeom prst="rect">
                      <a:avLst/>
                    </a:prstGeom>
                  </pic:spPr>
                </pic:pic>
              </a:graphicData>
            </a:graphic>
          </wp:inline>
        </w:drawing>
      </w:r>
    </w:p>
    <w:p w14:paraId="2F524FA4"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1: Density plots of the county-level fraction of white teachers who are married women, 1910-1950.</w:t>
      </w:r>
    </w:p>
    <w:p w14:paraId="66D593A7" w14:textId="3236E475" w:rsidR="003C25C8" w:rsidRPr="00837D71" w:rsidRDefault="00000000" w:rsidP="000B1637">
      <w:pPr>
        <w:spacing w:line="256" w:lineRule="auto"/>
        <w:ind w:left="-5"/>
        <w:rPr>
          <w:rFonts w:ascii="Times New Roman" w:hAnsi="Times New Roman" w:cs="Times New Roman"/>
          <w:sz w:val="20"/>
          <w:szCs w:val="20"/>
        </w:rPr>
      </w:pPr>
      <w:r w:rsidRPr="00837D71">
        <w:rPr>
          <w:rFonts w:ascii="Times New Roman" w:hAnsi="Times New Roman" w:cs="Times New Roman"/>
          <w:i/>
          <w:sz w:val="20"/>
          <w:szCs w:val="20"/>
        </w:rPr>
        <w:t xml:space="preserve">Notes: </w:t>
      </w:r>
      <w:r w:rsidRPr="00837D71">
        <w:rPr>
          <w:rFonts w:ascii="Times New Roman" w:hAnsi="Times New Roman" w:cs="Times New Roman"/>
          <w:sz w:val="20"/>
          <w:szCs w:val="20"/>
        </w:rPr>
        <w:t>Separate distributions are shown for (1) counties in states where marriage bars were prohibited in teaching in the 1930s (KY, NC), and (2) all other counties in the country.</w:t>
      </w:r>
      <w:r w:rsidR="000B1637">
        <w:rPr>
          <w:rFonts w:ascii="Times New Roman" w:hAnsi="Times New Roman" w:cs="Times New Roman"/>
          <w:sz w:val="20"/>
          <w:szCs w:val="20"/>
        </w:rPr>
        <w:t xml:space="preserve"> </w:t>
      </w:r>
      <w:r w:rsidRPr="00837D71">
        <w:rPr>
          <w:rFonts w:ascii="Times New Roman" w:hAnsi="Times New Roman" w:cs="Times New Roman"/>
          <w:sz w:val="20"/>
          <w:szCs w:val="20"/>
        </w:rPr>
        <w:t>Vertical dashed lines represent group means.</w:t>
      </w:r>
      <w:r w:rsidR="000B1637">
        <w:rPr>
          <w:rFonts w:ascii="Times New Roman" w:hAnsi="Times New Roman" w:cs="Times New Roman"/>
          <w:sz w:val="20"/>
          <w:szCs w:val="20"/>
        </w:rPr>
        <w:t xml:space="preserve"> </w:t>
      </w:r>
      <w:r w:rsidRPr="00837D71">
        <w:rPr>
          <w:rFonts w:ascii="Times New Roman" w:hAnsi="Times New Roman" w:cs="Times New Roman"/>
          <w:i/>
          <w:sz w:val="20"/>
          <w:szCs w:val="20"/>
        </w:rPr>
        <w:t xml:space="preserve">Sources: </w:t>
      </w:r>
      <w:r w:rsidRPr="000B1637">
        <w:rPr>
          <w:rFonts w:ascii="Times New Roman" w:hAnsi="Times New Roman" w:cs="Times New Roman"/>
          <w:iCs/>
          <w:sz w:val="20"/>
          <w:szCs w:val="20"/>
        </w:rPr>
        <w:t>1910-1950 decennial censuses.</w:t>
      </w:r>
    </w:p>
    <w:p w14:paraId="2A8E5140" w14:textId="77777777" w:rsidR="003C25C8" w:rsidRPr="004C2F06" w:rsidRDefault="00000000">
      <w:pPr>
        <w:spacing w:after="236" w:line="259" w:lineRule="auto"/>
        <w:ind w:left="0" w:firstLine="0"/>
        <w:jc w:val="left"/>
        <w:rPr>
          <w:rFonts w:ascii="Times New Roman" w:hAnsi="Times New Roman" w:cs="Times New Roman"/>
        </w:rPr>
      </w:pPr>
      <w:r w:rsidRPr="004C2F06">
        <w:rPr>
          <w:rFonts w:ascii="Times New Roman" w:hAnsi="Times New Roman" w:cs="Times New Roman"/>
          <w:noProof/>
        </w:rPr>
        <w:lastRenderedPageBreak/>
        <w:drawing>
          <wp:inline distT="0" distB="0" distL="0" distR="0" wp14:anchorId="1B639734" wp14:editId="56AC7264">
            <wp:extent cx="5943600" cy="3714750"/>
            <wp:effectExtent l="0" t="0" r="0" b="0"/>
            <wp:docPr id="2757" name="Picture 2757"/>
            <wp:cNvGraphicFramePr/>
            <a:graphic xmlns:a="http://schemas.openxmlformats.org/drawingml/2006/main">
              <a:graphicData uri="http://schemas.openxmlformats.org/drawingml/2006/picture">
                <pic:pic xmlns:pic="http://schemas.openxmlformats.org/drawingml/2006/picture">
                  <pic:nvPicPr>
                    <pic:cNvPr id="2757" name="Picture 2757"/>
                    <pic:cNvPicPr/>
                  </pic:nvPicPr>
                  <pic:blipFill>
                    <a:blip r:embed="rId15"/>
                    <a:stretch>
                      <a:fillRect/>
                    </a:stretch>
                  </pic:blipFill>
                  <pic:spPr>
                    <a:xfrm>
                      <a:off x="0" y="0"/>
                      <a:ext cx="5943600" cy="3714750"/>
                    </a:xfrm>
                    <a:prstGeom prst="rect">
                      <a:avLst/>
                    </a:prstGeom>
                  </pic:spPr>
                </pic:pic>
              </a:graphicData>
            </a:graphic>
          </wp:inline>
        </w:drawing>
      </w:r>
    </w:p>
    <w:p w14:paraId="30CFC716" w14:textId="77777777" w:rsidR="003C25C8" w:rsidRPr="004C2F06" w:rsidRDefault="00000000">
      <w:pPr>
        <w:spacing w:after="263" w:line="246" w:lineRule="auto"/>
        <w:ind w:left="-5"/>
        <w:rPr>
          <w:rFonts w:ascii="Times New Roman" w:hAnsi="Times New Roman" w:cs="Times New Roman"/>
        </w:rPr>
      </w:pPr>
      <w:r w:rsidRPr="004C2F06">
        <w:rPr>
          <w:rFonts w:ascii="Times New Roman" w:hAnsi="Times New Roman" w:cs="Times New Roman"/>
        </w:rPr>
        <w:t>Figure 2: Effects of prohibiting marriage bars in teaching on the gender composition of teachers.</w:t>
      </w:r>
    </w:p>
    <w:p w14:paraId="07B8EB81" w14:textId="6B435BBC" w:rsidR="003C25C8" w:rsidRPr="00A769EE" w:rsidRDefault="00000000" w:rsidP="00243EE9">
      <w:pPr>
        <w:spacing w:line="256" w:lineRule="auto"/>
        <w:ind w:left="-5"/>
        <w:rPr>
          <w:rFonts w:ascii="Times New Roman" w:hAnsi="Times New Roman" w:cs="Times New Roman"/>
          <w:sz w:val="20"/>
          <w:szCs w:val="20"/>
        </w:rPr>
      </w:pPr>
      <w:r w:rsidRPr="00A769EE">
        <w:rPr>
          <w:rFonts w:ascii="Times New Roman" w:hAnsi="Times New Roman" w:cs="Times New Roman"/>
          <w:i/>
          <w:sz w:val="20"/>
          <w:szCs w:val="20"/>
        </w:rPr>
        <w:t xml:space="preserve">Notes: </w:t>
      </w:r>
      <w:r w:rsidRPr="00A769EE">
        <w:rPr>
          <w:rFonts w:ascii="Times New Roman" w:hAnsi="Times New Roman" w:cs="Times New Roman"/>
          <w:sz w:val="20"/>
          <w:szCs w:val="20"/>
        </w:rPr>
        <w:t>Sample includes KY, NC, and neighboring Southern states. The gender composition of teachers is measured at the county level.</w:t>
      </w:r>
      <w:r w:rsidR="00243EE9">
        <w:rPr>
          <w:rFonts w:ascii="Times New Roman" w:hAnsi="Times New Roman" w:cs="Times New Roman"/>
          <w:sz w:val="20"/>
          <w:szCs w:val="20"/>
        </w:rPr>
        <w:t xml:space="preserve"> </w:t>
      </w:r>
      <w:r w:rsidRPr="00A769EE">
        <w:rPr>
          <w:rFonts w:ascii="Times New Roman" w:hAnsi="Times New Roman" w:cs="Times New Roman"/>
          <w:i/>
          <w:sz w:val="20"/>
          <w:szCs w:val="20"/>
        </w:rPr>
        <w:t>Sources: 1910-1950 decennial censuses.</w:t>
      </w:r>
    </w:p>
    <w:p w14:paraId="5C2F5BCC" w14:textId="77777777" w:rsidR="003C25C8" w:rsidRPr="004C2F06" w:rsidRDefault="003C25C8">
      <w:pPr>
        <w:rPr>
          <w:rFonts w:ascii="Times New Roman" w:hAnsi="Times New Roman" w:cs="Times New Roman"/>
        </w:rPr>
        <w:sectPr w:rsidR="003C25C8" w:rsidRPr="004C2F06">
          <w:footerReference w:type="even" r:id="rId16"/>
          <w:footerReference w:type="default" r:id="rId17"/>
          <w:footerReference w:type="first" r:id="rId18"/>
          <w:pgSz w:w="12240" w:h="15840"/>
          <w:pgMar w:top="1440" w:right="1440" w:bottom="1791" w:left="1440" w:header="720" w:footer="796" w:gutter="0"/>
          <w:cols w:space="720"/>
        </w:sectPr>
      </w:pPr>
    </w:p>
    <w:p w14:paraId="1FE19A3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lastRenderedPageBreak/>
        <w:drawing>
          <wp:inline distT="0" distB="0" distL="0" distR="0" wp14:anchorId="30AD51A0" wp14:editId="73C7068F">
            <wp:extent cx="5125576" cy="3200400"/>
            <wp:effectExtent l="0" t="0" r="0" b="0"/>
            <wp:docPr id="2768" name="Picture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 name="Picture 2768"/>
                    <pic:cNvPicPr/>
                  </pic:nvPicPr>
                  <pic:blipFill>
                    <a:blip r:embed="rId19"/>
                    <a:stretch>
                      <a:fillRect/>
                    </a:stretch>
                  </pic:blipFill>
                  <pic:spPr>
                    <a:xfrm>
                      <a:off x="0" y="0"/>
                      <a:ext cx="5125576" cy="3200400"/>
                    </a:xfrm>
                    <a:prstGeom prst="rect">
                      <a:avLst/>
                    </a:prstGeom>
                  </pic:spPr>
                </pic:pic>
              </a:graphicData>
            </a:graphic>
          </wp:inline>
        </w:drawing>
      </w:r>
    </w:p>
    <w:p w14:paraId="2CE53806" w14:textId="77777777" w:rsidR="003C25C8" w:rsidRPr="00304ECC" w:rsidRDefault="00000000">
      <w:pPr>
        <w:numPr>
          <w:ilvl w:val="0"/>
          <w:numId w:val="1"/>
        </w:numPr>
        <w:spacing w:after="0" w:line="259" w:lineRule="auto"/>
        <w:ind w:hanging="364"/>
        <w:jc w:val="center"/>
        <w:rPr>
          <w:rFonts w:ascii="Times New Roman" w:hAnsi="Times New Roman" w:cs="Times New Roman"/>
        </w:rPr>
      </w:pPr>
      <w:r w:rsidRPr="00304ECC">
        <w:rPr>
          <w:rFonts w:ascii="Times New Roman" w:hAnsi="Times New Roman" w:cs="Times New Roman"/>
          <w:sz w:val="22"/>
        </w:rPr>
        <w:t>Effects on composition of white teachers.</w:t>
      </w:r>
    </w:p>
    <w:p w14:paraId="70A2F912" w14:textId="77777777" w:rsidR="003C25C8" w:rsidRPr="004C2F06" w:rsidRDefault="00000000" w:rsidP="00741663">
      <w:pPr>
        <w:spacing w:after="158" w:line="259" w:lineRule="auto"/>
        <w:ind w:left="0" w:firstLine="0"/>
        <w:jc w:val="center"/>
        <w:rPr>
          <w:rFonts w:ascii="Times New Roman" w:hAnsi="Times New Roman" w:cs="Times New Roman"/>
        </w:rPr>
      </w:pPr>
      <w:r w:rsidRPr="004C2F06">
        <w:rPr>
          <w:rFonts w:ascii="Times New Roman" w:hAnsi="Times New Roman" w:cs="Times New Roman"/>
          <w:noProof/>
        </w:rPr>
        <w:drawing>
          <wp:inline distT="0" distB="0" distL="0" distR="0" wp14:anchorId="0B670E2A" wp14:editId="61D9B438">
            <wp:extent cx="5120640" cy="3200400"/>
            <wp:effectExtent l="0" t="0" r="3810" b="0"/>
            <wp:docPr id="2771" name="Picture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Picture 2771"/>
                    <pic:cNvPicPr/>
                  </pic:nvPicPr>
                  <pic:blipFill>
                    <a:blip r:embed="rId20"/>
                    <a:stretch>
                      <a:fillRect/>
                    </a:stretch>
                  </pic:blipFill>
                  <pic:spPr>
                    <a:xfrm>
                      <a:off x="0" y="0"/>
                      <a:ext cx="5120640" cy="3200400"/>
                    </a:xfrm>
                    <a:prstGeom prst="rect">
                      <a:avLst/>
                    </a:prstGeom>
                  </pic:spPr>
                </pic:pic>
              </a:graphicData>
            </a:graphic>
          </wp:inline>
        </w:drawing>
      </w:r>
    </w:p>
    <w:p w14:paraId="6ED917BD" w14:textId="77777777" w:rsidR="00741663" w:rsidRDefault="00000000" w:rsidP="00741663">
      <w:pPr>
        <w:numPr>
          <w:ilvl w:val="0"/>
          <w:numId w:val="1"/>
        </w:numPr>
        <w:spacing w:after="205" w:line="259" w:lineRule="auto"/>
        <w:ind w:hanging="364"/>
        <w:jc w:val="center"/>
        <w:rPr>
          <w:rFonts w:ascii="Times New Roman" w:hAnsi="Times New Roman" w:cs="Times New Roman"/>
        </w:rPr>
      </w:pPr>
      <w:r w:rsidRPr="004C2F06">
        <w:rPr>
          <w:rFonts w:ascii="Times New Roman" w:hAnsi="Times New Roman" w:cs="Times New Roman"/>
          <w:sz w:val="22"/>
        </w:rPr>
        <w:t>Effects on composition of Black teachers.</w:t>
      </w:r>
    </w:p>
    <w:p w14:paraId="7A9A0B04" w14:textId="02A58D0C" w:rsidR="00741663" w:rsidRDefault="00000000" w:rsidP="00741663">
      <w:pPr>
        <w:spacing w:after="205" w:line="259" w:lineRule="auto"/>
        <w:ind w:left="0" w:firstLine="0"/>
        <w:rPr>
          <w:rFonts w:ascii="Times New Roman" w:hAnsi="Times New Roman" w:cs="Times New Roman"/>
        </w:rPr>
      </w:pPr>
      <w:r w:rsidRPr="00741663">
        <w:rPr>
          <w:rFonts w:ascii="Times New Roman" w:hAnsi="Times New Roman" w:cs="Times New Roman"/>
        </w:rPr>
        <w:t>Figure 3: Effects of prohibiting marriage bars in teaching on the gender composition of teachers, by race.</w:t>
      </w:r>
      <w:r w:rsidR="00741663">
        <w:rPr>
          <w:rFonts w:ascii="Times New Roman" w:hAnsi="Times New Roman" w:cs="Times New Roman"/>
        </w:rPr>
        <w:t xml:space="preserve"> </w:t>
      </w:r>
    </w:p>
    <w:p w14:paraId="5114EFE5" w14:textId="35539A5B" w:rsidR="00741663" w:rsidRPr="00BA639D" w:rsidRDefault="00741663" w:rsidP="00741663">
      <w:pPr>
        <w:spacing w:after="205" w:line="259" w:lineRule="auto"/>
        <w:ind w:left="0" w:firstLine="0"/>
        <w:rPr>
          <w:rFonts w:ascii="Times New Roman" w:hAnsi="Times New Roman" w:cs="Times New Roman"/>
          <w:sz w:val="20"/>
          <w:szCs w:val="20"/>
        </w:rPr>
      </w:pPr>
      <w:r w:rsidRPr="00741663">
        <w:rPr>
          <w:rFonts w:ascii="Times New Roman" w:hAnsi="Times New Roman" w:cs="Times New Roman"/>
          <w:i/>
          <w:sz w:val="20"/>
          <w:szCs w:val="20"/>
        </w:rPr>
        <w:t xml:space="preserve">Notes: </w:t>
      </w:r>
      <w:r w:rsidRPr="00741663">
        <w:rPr>
          <w:rFonts w:ascii="Times New Roman" w:hAnsi="Times New Roman" w:cs="Times New Roman"/>
          <w:sz w:val="20"/>
          <w:szCs w:val="20"/>
        </w:rPr>
        <w:t>Sample includes KY, NC, and neighboring Southern states. The gender composition of teachers is measured at the county level.</w:t>
      </w:r>
      <w:r>
        <w:rPr>
          <w:rFonts w:ascii="Times New Roman" w:hAnsi="Times New Roman" w:cs="Times New Roman"/>
          <w:sz w:val="20"/>
          <w:szCs w:val="20"/>
        </w:rPr>
        <w:t xml:space="preserve"> </w:t>
      </w:r>
      <w:r w:rsidRPr="00741663">
        <w:rPr>
          <w:rFonts w:ascii="Times New Roman" w:hAnsi="Times New Roman" w:cs="Times New Roman"/>
          <w:i/>
          <w:sz w:val="20"/>
          <w:szCs w:val="20"/>
        </w:rPr>
        <w:t>Sources:</w:t>
      </w:r>
      <w:r>
        <w:rPr>
          <w:rFonts w:ascii="Times New Roman" w:hAnsi="Times New Roman" w:cs="Times New Roman"/>
          <w:i/>
          <w:sz w:val="20"/>
          <w:szCs w:val="20"/>
        </w:rPr>
        <w:t xml:space="preserve"> </w:t>
      </w:r>
      <w:r w:rsidRPr="00741663">
        <w:rPr>
          <w:rFonts w:ascii="Times New Roman" w:hAnsi="Times New Roman" w:cs="Times New Roman"/>
          <w:sz w:val="20"/>
          <w:szCs w:val="20"/>
        </w:rPr>
        <w:t>1910-1950 decennial censuses.</w:t>
      </w:r>
    </w:p>
    <w:sectPr w:rsidR="00741663" w:rsidRPr="00BA639D" w:rsidSect="00741663">
      <w:footerReference w:type="even" r:id="rId21"/>
      <w:footerReference w:type="default" r:id="rId22"/>
      <w:footerReference w:type="first" r:id="rId23"/>
      <w:pgSz w:w="12240" w:h="15840"/>
      <w:pgMar w:top="1440" w:right="1440" w:bottom="1440" w:left="1440" w:header="720" w:footer="14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7B386" w14:textId="77777777" w:rsidR="009C2B20" w:rsidRDefault="009C2B20">
      <w:pPr>
        <w:spacing w:after="0" w:line="240" w:lineRule="auto"/>
      </w:pPr>
      <w:r>
        <w:separator/>
      </w:r>
    </w:p>
  </w:endnote>
  <w:endnote w:type="continuationSeparator" w:id="0">
    <w:p w14:paraId="55032E09" w14:textId="77777777" w:rsidR="009C2B20" w:rsidRDefault="009C2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A61DD"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43755" w14:textId="77777777" w:rsidR="003C25C8" w:rsidRPr="009B4224" w:rsidRDefault="00000000">
    <w:pPr>
      <w:spacing w:after="0" w:line="259" w:lineRule="auto"/>
      <w:ind w:left="0" w:firstLine="0"/>
      <w:jc w:val="center"/>
      <w:rPr>
        <w:rFonts w:ascii="Times New Roman" w:hAnsi="Times New Roman" w:cs="Times New Roman"/>
      </w:rPr>
    </w:pPr>
    <w:r w:rsidRPr="009B4224">
      <w:rPr>
        <w:rFonts w:ascii="Times New Roman" w:hAnsi="Times New Roman" w:cs="Times New Roman"/>
      </w:rPr>
      <w:fldChar w:fldCharType="begin"/>
    </w:r>
    <w:r w:rsidRPr="009B4224">
      <w:rPr>
        <w:rFonts w:ascii="Times New Roman" w:hAnsi="Times New Roman" w:cs="Times New Roman"/>
      </w:rPr>
      <w:instrText xml:space="preserve"> PAGE   \* MERGEFORMAT </w:instrText>
    </w:r>
    <w:r w:rsidRPr="009B4224">
      <w:rPr>
        <w:rFonts w:ascii="Times New Roman" w:hAnsi="Times New Roman" w:cs="Times New Roman"/>
      </w:rPr>
      <w:fldChar w:fldCharType="separate"/>
    </w:r>
    <w:r w:rsidRPr="009B4224">
      <w:rPr>
        <w:rFonts w:ascii="Times New Roman" w:hAnsi="Times New Roman" w:cs="Times New Roman"/>
      </w:rPr>
      <w:t>1</w:t>
    </w:r>
    <w:r w:rsidRPr="009B4224">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61BC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C61E4" w14:textId="77777777" w:rsidR="003C25C8" w:rsidRDefault="003C25C8">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585F1" w14:textId="77777777" w:rsidR="003C25C8" w:rsidRDefault="003C25C8">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7E784" w14:textId="77777777" w:rsidR="003C25C8" w:rsidRDefault="003C25C8">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DC44"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DAF1A"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8A0FF" w14:textId="77777777" w:rsidR="003C25C8"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282C1" w14:textId="77777777" w:rsidR="003C25C8" w:rsidRDefault="003C25C8">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0956" w14:textId="77777777" w:rsidR="003C25C8" w:rsidRDefault="003C25C8">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E10B7" w14:textId="77777777" w:rsidR="003C25C8" w:rsidRDefault="003C25C8">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1D01B" w14:textId="77777777" w:rsidR="009C2B20" w:rsidRDefault="009C2B20">
      <w:pPr>
        <w:spacing w:after="21" w:line="253" w:lineRule="auto"/>
        <w:ind w:left="0" w:firstLine="332"/>
      </w:pPr>
      <w:r>
        <w:separator/>
      </w:r>
    </w:p>
  </w:footnote>
  <w:footnote w:type="continuationSeparator" w:id="0">
    <w:p w14:paraId="49C9B590" w14:textId="77777777" w:rsidR="009C2B20" w:rsidRDefault="009C2B20">
      <w:pPr>
        <w:spacing w:after="21" w:line="253" w:lineRule="auto"/>
        <w:ind w:left="0" w:firstLine="332"/>
      </w:pPr>
      <w:r>
        <w:continuationSeparator/>
      </w:r>
    </w:p>
  </w:footnote>
  <w:footnote w:id="1">
    <w:p w14:paraId="6E122E46" w14:textId="604B213F" w:rsidR="00906B65" w:rsidRPr="00D4617A" w:rsidRDefault="00906B65" w:rsidP="00546576">
      <w:pPr>
        <w:pStyle w:val="footnotedescription"/>
        <w:spacing w:after="21" w:line="420" w:lineRule="auto"/>
        <w:ind w:firstLine="332"/>
        <w:rPr>
          <w:rFonts w:ascii="Times New Roman" w:hAnsi="Times New Roman" w:cs="Times New Roman"/>
        </w:rPr>
      </w:pPr>
      <w:r>
        <w:rPr>
          <w:rStyle w:val="FootnoteReference"/>
          <w:szCs w:val="20"/>
        </w:rPr>
        <w:t>*</w:t>
      </w:r>
      <w:r w:rsidRPr="00D4617A">
        <w:rPr>
          <w:rFonts w:ascii="Times New Roman" w:hAnsi="Times New Roman" w:cs="Times New Roman"/>
        </w:rPr>
        <w:t xml:space="preserve"> We thank Carolyn Moehling and two anonymous referees, whose valuable feedback significantly improved the paper. We also thank Thomas Le Barbanchon, Zach Bleemer, Emilio Borghesan, Leah Boustan, Claudia Goldin, Charissa Jefferson, Ilyana Kuziemko, David Lee, Alex Mas, Garima Sharma, and participants of the Industrial Relations Workshop at Princeton University for their helpful comments and suggestions. All errors are our own.</w:t>
      </w:r>
    </w:p>
  </w:footnote>
  <w:footnote w:id="2">
    <w:p w14:paraId="7B64534E" w14:textId="15C6B651" w:rsidR="00F67189" w:rsidRPr="00D4617A" w:rsidRDefault="00F67189" w:rsidP="00546576">
      <w:pPr>
        <w:pStyle w:val="footnotedescription"/>
        <w:spacing w:line="420" w:lineRule="auto"/>
        <w:ind w:firstLine="341"/>
        <w:rPr>
          <w:rFonts w:ascii="Times New Roman" w:hAnsi="Times New Roman" w:cs="Times New Roman"/>
        </w:rPr>
      </w:pPr>
      <w:r>
        <w:rPr>
          <w:rStyle w:val="FootnoteReference"/>
          <w:szCs w:val="20"/>
        </w:rPr>
        <w:t>†</w:t>
      </w:r>
      <w:r w:rsidRPr="00D4617A">
        <w:rPr>
          <w:rFonts w:ascii="Times New Roman" w:hAnsi="Times New Roman" w:cs="Times New Roman"/>
        </w:rPr>
        <w:t xml:space="preserve"> Department of Economics, Princeton University, Julis Romo Rabinowitz Building, Princeton, NJ, 08542. Email: </w:t>
      </w:r>
      <w:r w:rsidRPr="00D4617A">
        <w:rPr>
          <w:rFonts w:ascii="Times New Roman" w:hAnsi="Times New Roman" w:cs="Times New Roman"/>
          <w:color w:val="0000FF"/>
        </w:rPr>
        <w:t>kimamy@princeton.edu</w:t>
      </w:r>
    </w:p>
  </w:footnote>
  <w:footnote w:id="3">
    <w:p w14:paraId="3A743144" w14:textId="1C642007" w:rsidR="00F67189" w:rsidRPr="00D4617A" w:rsidRDefault="00F67189" w:rsidP="00546576">
      <w:pPr>
        <w:pStyle w:val="footnotedescription"/>
        <w:spacing w:after="13" w:line="420" w:lineRule="auto"/>
        <w:ind w:right="195" w:firstLine="0"/>
        <w:jc w:val="center"/>
        <w:rPr>
          <w:rFonts w:ascii="Times New Roman" w:hAnsi="Times New Roman" w:cs="Times New Roman"/>
        </w:rPr>
      </w:pPr>
      <w:r>
        <w:rPr>
          <w:rStyle w:val="FootnoteReference"/>
          <w:szCs w:val="20"/>
        </w:rPr>
        <w:t>‡</w:t>
      </w:r>
      <w:r w:rsidRPr="00D4617A">
        <w:rPr>
          <w:rFonts w:ascii="Times New Roman" w:hAnsi="Times New Roman" w:cs="Times New Roman"/>
        </w:rPr>
        <w:t xml:space="preserve"> Microsoft Research, Economics and Computation, 300 Lafayette St, New York, New York, 10012. Email:</w:t>
      </w:r>
    </w:p>
    <w:p w14:paraId="1692DFF0" w14:textId="77777777" w:rsidR="00F67189" w:rsidRDefault="00F67189" w:rsidP="00546576">
      <w:pPr>
        <w:pStyle w:val="footnotedescription"/>
        <w:spacing w:line="420" w:lineRule="auto"/>
        <w:ind w:firstLine="0"/>
        <w:jc w:val="left"/>
      </w:pPr>
      <w:r w:rsidRPr="00D4617A">
        <w:rPr>
          <w:rFonts w:ascii="Times New Roman" w:hAnsi="Times New Roman" w:cs="Times New Roman"/>
          <w:color w:val="0000FF"/>
        </w:rPr>
        <w:t>carolyntsao@microsoft.com</w:t>
      </w:r>
    </w:p>
  </w:footnote>
  <w:footnote w:id="4">
    <w:p w14:paraId="70582BCB" w14:textId="5D7440C6" w:rsidR="003C25C8" w:rsidRPr="00D4617A" w:rsidRDefault="00000000" w:rsidP="0076222D">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This was generally not true for Black women, who faced different social norms and different forms of discrimination relative to white women</w:t>
      </w:r>
      <w:r w:rsidR="002F096F">
        <w:rPr>
          <w:rFonts w:ascii="Times New Roman" w:hAnsi="Times New Roman" w:cs="Times New Roman"/>
        </w:rPr>
        <w:t xml:space="preserve"> </w:t>
      </w:r>
      <w:r w:rsidR="002F096F" w:rsidRPr="004C2F06">
        <w:rPr>
          <w:rFonts w:ascii="Times New Roman" w:hAnsi="Times New Roman" w:cs="Times New Roman"/>
        </w:rPr>
        <w:t xml:space="preserve">(Costa </w:t>
      </w:r>
      <w:r w:rsidR="002F096F" w:rsidRPr="004C2F06">
        <w:rPr>
          <w:rFonts w:ascii="Times New Roman" w:hAnsi="Times New Roman" w:cs="Times New Roman"/>
          <w:color w:val="0000FF"/>
        </w:rPr>
        <w:t>2000</w:t>
      </w:r>
      <w:r w:rsidR="002F096F">
        <w:rPr>
          <w:rFonts w:ascii="Times New Roman" w:hAnsi="Times New Roman" w:cs="Times New Roman"/>
          <w:color w:val="0000FF"/>
        </w:rPr>
        <w:t>).</w:t>
      </w:r>
    </w:p>
  </w:footnote>
  <w:footnote w:id="5">
    <w:p w14:paraId="01950C73" w14:textId="710B31AB" w:rsidR="003C25C8" w:rsidRPr="00D4617A" w:rsidRDefault="00000000" w:rsidP="001B3489">
      <w:pPr>
        <w:pStyle w:val="footnotedescription"/>
        <w:spacing w:line="420" w:lineRule="auto"/>
        <w:ind w:firstLine="274"/>
        <w:rPr>
          <w:rFonts w:ascii="Times New Roman" w:hAnsi="Times New Roman" w:cs="Times New Roman"/>
        </w:rPr>
      </w:pPr>
      <w:r w:rsidRPr="00D4617A">
        <w:rPr>
          <w:rStyle w:val="footnotemark"/>
          <w:rFonts w:ascii="Times New Roman" w:hAnsi="Times New Roman" w:cs="Times New Roman"/>
        </w:rPr>
        <w:footnoteRef/>
      </w:r>
      <w:r w:rsidRPr="00D4617A">
        <w:rPr>
          <w:rFonts w:ascii="Times New Roman" w:hAnsi="Times New Roman" w:cs="Times New Roman"/>
        </w:rPr>
        <w:t xml:space="preserve"> It should be noted that our estimation strategy captures the net effect of the marriage bar prohibitions taking into account how the protections may have impacted schools’ labor demand as well as married women’s labor supply. Our data preclude us from separating these two channels. That said, the lack of coverage of these specific laws prohibiting marriage bars in teaching in local </w:t>
      </w:r>
      <w:del w:id="9" w:author="Amy Kim" w:date="2025-12-11T11:38:00Z">
        <w:r w:rsidRPr="00D4617A" w:rsidDel="00F146DC">
          <w:rPr>
            <w:rFonts w:ascii="Times New Roman" w:hAnsi="Times New Roman" w:cs="Times New Roman"/>
          </w:rPr>
          <w:delText xml:space="preserve">media </w:delText>
        </w:r>
      </w:del>
      <w:ins w:id="10" w:author="Amy Kim" w:date="2025-12-11T11:38:00Z">
        <w:r w:rsidR="00F146DC">
          <w:rPr>
            <w:rFonts w:ascii="Times New Roman" w:hAnsi="Times New Roman" w:cs="Times New Roman"/>
          </w:rPr>
          <w:t>newspapers</w:t>
        </w:r>
        <w:r w:rsidR="00F146DC" w:rsidRPr="00D4617A">
          <w:rPr>
            <w:rFonts w:ascii="Times New Roman" w:hAnsi="Times New Roman" w:cs="Times New Roman"/>
          </w:rPr>
          <w:t xml:space="preserve"> </w:t>
        </w:r>
      </w:ins>
      <w:ins w:id="11" w:author="Amy Kim" w:date="2025-12-11T11:39:00Z">
        <w:r w:rsidR="00F146DC">
          <w:rPr>
            <w:rFonts w:ascii="Times New Roman" w:hAnsi="Times New Roman" w:cs="Times New Roman"/>
          </w:rPr>
          <w:t>(based on a detailed search of historical newspaper</w:t>
        </w:r>
      </w:ins>
      <w:ins w:id="12" w:author="Amy Kim" w:date="2025-12-11T11:40:00Z">
        <w:r w:rsidR="00F146DC">
          <w:rPr>
            <w:rFonts w:ascii="Times New Roman" w:hAnsi="Times New Roman" w:cs="Times New Roman"/>
          </w:rPr>
          <w:t xml:space="preserve"> archives</w:t>
        </w:r>
      </w:ins>
      <w:ins w:id="13" w:author="Amy Kim" w:date="2025-12-11T11:39:00Z">
        <w:r w:rsidR="00F146DC">
          <w:rPr>
            <w:rFonts w:ascii="Times New Roman" w:hAnsi="Times New Roman" w:cs="Times New Roman"/>
          </w:rPr>
          <w:t xml:space="preserve">) </w:t>
        </w:r>
      </w:ins>
      <w:r w:rsidRPr="00D4617A">
        <w:rPr>
          <w:rFonts w:ascii="Times New Roman" w:hAnsi="Times New Roman" w:cs="Times New Roman"/>
        </w:rPr>
        <w:t>suggest that the average married woman would have had limited awareness of the policy, indicating that changes in schools’ labor demand likely played the more central role.</w:t>
      </w:r>
    </w:p>
  </w:footnote>
  <w:footnote w:id="6">
    <w:p w14:paraId="4E0B5B70" w14:textId="2FF8037A" w:rsidR="003C25C8" w:rsidRPr="00D4617A" w:rsidDel="001F31E3" w:rsidRDefault="00000000" w:rsidP="009E49FD">
      <w:pPr>
        <w:pStyle w:val="footnotedescription"/>
        <w:spacing w:line="420" w:lineRule="auto"/>
        <w:ind w:firstLine="274"/>
        <w:rPr>
          <w:del w:id="22" w:author="Amy Kim" w:date="2025-12-11T14:57:00Z"/>
          <w:rFonts w:ascii="Times New Roman" w:hAnsi="Times New Roman" w:cs="Times New Roman"/>
        </w:rPr>
      </w:pPr>
      <w:del w:id="23" w:author="Amy Kim" w:date="2025-12-11T14:57:00Z">
        <w:r w:rsidRPr="00D4617A" w:rsidDel="001F31E3">
          <w:rPr>
            <w:rStyle w:val="footnotemark"/>
            <w:rFonts w:ascii="Times New Roman" w:hAnsi="Times New Roman" w:cs="Times New Roman"/>
          </w:rPr>
          <w:footnoteRef/>
        </w:r>
        <w:r w:rsidRPr="00D4617A" w:rsidDel="001F31E3">
          <w:rPr>
            <w:rFonts w:ascii="Times New Roman" w:hAnsi="Times New Roman" w:cs="Times New Roman"/>
          </w:rPr>
          <w:delText xml:space="preserve"> That said, we detect no effect of the prohibitions on all women’s LFP. This is unsurprising, given that that the prohibitions targeted teaching specifically and only a small share of women were teachers.</w:delText>
        </w:r>
      </w:del>
    </w:p>
  </w:footnote>
  <w:footnote w:id="7">
    <w:p w14:paraId="24BFB25B"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A few papers study marriage bars in other countries, including Mosca and Wright (</w:t>
      </w:r>
      <w:r w:rsidRPr="0057478F">
        <w:rPr>
          <w:rFonts w:ascii="Times New Roman" w:hAnsi="Times New Roman" w:cs="Times New Roman"/>
          <w:color w:val="0000FF"/>
        </w:rPr>
        <w:t>2020</w:t>
      </w:r>
      <w:r w:rsidRPr="0057478F">
        <w:rPr>
          <w:rFonts w:ascii="Times New Roman" w:hAnsi="Times New Roman" w:cs="Times New Roman"/>
        </w:rPr>
        <w:t>) and Mosca, O’Sullivan, and Wright (</w:t>
      </w:r>
      <w:r w:rsidRPr="0057478F">
        <w:rPr>
          <w:rFonts w:ascii="Times New Roman" w:hAnsi="Times New Roman" w:cs="Times New Roman"/>
          <w:color w:val="0000FF"/>
        </w:rPr>
        <w:t>2021</w:t>
      </w:r>
      <w:r w:rsidRPr="0057478F">
        <w:rPr>
          <w:rFonts w:ascii="Times New Roman" w:hAnsi="Times New Roman" w:cs="Times New Roman"/>
        </w:rPr>
        <w:t>), which study the long-term effects of the marriage bar on teachers in Ireland.</w:t>
      </w:r>
    </w:p>
  </w:footnote>
  <w:footnote w:id="8">
    <w:p w14:paraId="692A03C1" w14:textId="77777777" w:rsidR="003C25C8" w:rsidRPr="0057478F" w:rsidRDefault="00000000" w:rsidP="009E49FD">
      <w:pPr>
        <w:pStyle w:val="footnotedescription"/>
        <w:spacing w:line="420" w:lineRule="auto"/>
        <w:ind w:firstLine="274"/>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For instance, in the case of the ADA, which imposed that employers must provide accommodations for workers with disabilities, Acemoglu and Angrist (</w:t>
      </w:r>
      <w:r w:rsidRPr="0057478F">
        <w:rPr>
          <w:rFonts w:ascii="Times New Roman" w:hAnsi="Times New Roman" w:cs="Times New Roman"/>
          <w:color w:val="0000FF"/>
        </w:rPr>
        <w:t>2001</w:t>
      </w:r>
      <w:r w:rsidRPr="0057478F">
        <w:rPr>
          <w:rFonts w:ascii="Times New Roman" w:hAnsi="Times New Roman" w:cs="Times New Roman"/>
        </w:rPr>
        <w:t>) rationalize their findings by arguing that employers that found introducing such accommodations too costly and simply chose not to employ as many workers with disabilities.</w:t>
      </w:r>
    </w:p>
  </w:footnote>
  <w:footnote w:id="9">
    <w:p w14:paraId="0BDEF3E2" w14:textId="77777777" w:rsidR="003C25C8" w:rsidRPr="00636E57" w:rsidRDefault="00000000" w:rsidP="00641660">
      <w:pPr>
        <w:pStyle w:val="footnotedescription"/>
        <w:spacing w:line="420" w:lineRule="auto"/>
        <w:ind w:firstLine="274"/>
        <w:rPr>
          <w:rFonts w:ascii="Times New Roman" w:hAnsi="Times New Roman" w:cs="Times New Roman"/>
        </w:rPr>
      </w:pPr>
      <w:r w:rsidRPr="00636E57">
        <w:rPr>
          <w:rStyle w:val="footnotemark"/>
          <w:rFonts w:ascii="Times New Roman" w:hAnsi="Times New Roman" w:cs="Times New Roman"/>
        </w:rPr>
        <w:footnoteRef/>
      </w:r>
      <w:r w:rsidRPr="00636E57">
        <w:rPr>
          <w:rFonts w:ascii="Times New Roman" w:hAnsi="Times New Roman" w:cs="Times New Roman"/>
        </w:rPr>
        <w:t xml:space="preserve"> There was even federal legislation, such as Federal Order 213 in the Federal Economy Act of 1932, that mandated that “executive branch officials... fire workers whose spouses were employed by the federal government,” and was largely used to fire married women (Goldin </w:t>
      </w:r>
      <w:r w:rsidRPr="00636E57">
        <w:rPr>
          <w:rFonts w:ascii="Times New Roman" w:hAnsi="Times New Roman" w:cs="Times New Roman"/>
          <w:color w:val="0000FF"/>
        </w:rPr>
        <w:t>1991a</w:t>
      </w:r>
      <w:r w:rsidRPr="00636E57">
        <w:rPr>
          <w:rFonts w:ascii="Times New Roman" w:hAnsi="Times New Roman" w:cs="Times New Roman"/>
        </w:rPr>
        <w:t>).</w:t>
      </w:r>
    </w:p>
  </w:footnote>
  <w:footnote w:id="10">
    <w:p w14:paraId="033EE6BE" w14:textId="77777777" w:rsidR="003C25C8" w:rsidRDefault="00000000" w:rsidP="00641660">
      <w:pPr>
        <w:pStyle w:val="footnotedescription"/>
        <w:spacing w:line="420" w:lineRule="auto"/>
        <w:ind w:firstLine="274"/>
      </w:pPr>
      <w:r w:rsidRPr="00636E57">
        <w:rPr>
          <w:rStyle w:val="footnotemark"/>
          <w:rFonts w:ascii="Times New Roman" w:hAnsi="Times New Roman" w:cs="Times New Roman"/>
        </w:rPr>
        <w:footnoteRef/>
      </w:r>
      <w:r w:rsidRPr="00636E57">
        <w:rPr>
          <w:rFonts w:ascii="Times New Roman" w:hAnsi="Times New Roman" w:cs="Times New Roman"/>
        </w:rPr>
        <w:t xml:space="preserve"> Note that for some occupations, such as airline stewardess, marriage bars persisted until decades later (see Romasanta v. United Air Lines, Inc., 537 F .2d 915 (1976) and United Air Lines, Inc. v. McDonald, 432 US 385 (1977)).</w:t>
      </w:r>
    </w:p>
  </w:footnote>
  <w:footnote w:id="11">
    <w:p w14:paraId="4332249F" w14:textId="77777777" w:rsidR="005773FE" w:rsidRPr="005773FE" w:rsidRDefault="00000000" w:rsidP="005773FE">
      <w:pPr>
        <w:spacing w:after="6" w:line="420" w:lineRule="auto"/>
        <w:ind w:left="-5" w:firstLine="259"/>
        <w:rPr>
          <w:rFonts w:ascii="Times New Roman" w:hAnsi="Times New Roman" w:cs="Times New Roman"/>
          <w:sz w:val="20"/>
          <w:szCs w:val="20"/>
        </w:rPr>
      </w:pPr>
      <w:r w:rsidRPr="005773FE">
        <w:rPr>
          <w:rStyle w:val="footnotemark"/>
          <w:rFonts w:ascii="Times New Roman" w:hAnsi="Times New Roman" w:cs="Times New Roman"/>
          <w:szCs w:val="20"/>
        </w:rPr>
        <w:footnoteRef/>
      </w:r>
      <w:r w:rsidRPr="005773FE">
        <w:rPr>
          <w:rFonts w:ascii="Times New Roman" w:hAnsi="Times New Roman" w:cs="Times New Roman"/>
          <w:sz w:val="20"/>
          <w:szCs w:val="20"/>
        </w:rPr>
        <w:t xml:space="preserve"> We found no newspaper articles referencing the legislation in NC and only one article mentioning the</w:t>
      </w:r>
      <w:r w:rsidR="005773FE" w:rsidRPr="005773FE">
        <w:rPr>
          <w:rFonts w:ascii="Times New Roman" w:hAnsi="Times New Roman" w:cs="Times New Roman"/>
          <w:sz w:val="20"/>
          <w:szCs w:val="20"/>
        </w:rPr>
        <w:t xml:space="preserve"> legislation passed in KY (</w:t>
      </w:r>
      <w:r w:rsidR="005773FE" w:rsidRPr="005773FE">
        <w:rPr>
          <w:rFonts w:ascii="Times New Roman" w:hAnsi="Times New Roman" w:cs="Times New Roman"/>
          <w:i/>
          <w:sz w:val="20"/>
          <w:szCs w:val="20"/>
        </w:rPr>
        <w:t xml:space="preserve">Courier Journal, </w:t>
      </w:r>
      <w:r w:rsidR="005773FE" w:rsidRPr="005773FE">
        <w:rPr>
          <w:rFonts w:ascii="Times New Roman" w:hAnsi="Times New Roman" w:cs="Times New Roman"/>
          <w:sz w:val="20"/>
          <w:szCs w:val="20"/>
        </w:rPr>
        <w:t>1938).</w:t>
      </w:r>
    </w:p>
    <w:p w14:paraId="75B3AD5E" w14:textId="77777777" w:rsidR="005773FE" w:rsidRDefault="005773FE" w:rsidP="005773FE">
      <w:pPr>
        <w:spacing w:after="6" w:line="420" w:lineRule="auto"/>
        <w:ind w:left="-15" w:firstLine="269"/>
        <w:rPr>
          <w:rFonts w:ascii="Times New Roman" w:hAnsi="Times New Roman" w:cs="Times New Roman"/>
          <w:sz w:val="20"/>
        </w:rPr>
      </w:pPr>
      <w:r w:rsidRPr="00CF4068">
        <w:rPr>
          <w:rFonts w:ascii="Times New Roman" w:hAnsi="Times New Roman" w:cs="Times New Roman"/>
          <w:sz w:val="20"/>
          <w:vertAlign w:val="superscript"/>
        </w:rPr>
        <w:t>9</w:t>
      </w:r>
      <w:r w:rsidRPr="00CF4068">
        <w:rPr>
          <w:rFonts w:ascii="Times New Roman" w:hAnsi="Times New Roman" w:cs="Times New Roman"/>
          <w:sz w:val="20"/>
        </w:rPr>
        <w:t xml:space="preserve">One potential contributor to the slight increase in married women teachers across states by 1930 was the shift to longer, more formal accreditation. With most teacher training programs changing from local two-year normal schools to state-approved four-year teaching colleges by 1930, schools in need of qualified teachers may have chosen to retain/rehire trained and married women teachers as a result (Harper </w:t>
      </w:r>
      <w:r w:rsidRPr="00CF4068">
        <w:rPr>
          <w:rFonts w:ascii="Times New Roman" w:hAnsi="Times New Roman" w:cs="Times New Roman"/>
          <w:color w:val="0000FF"/>
          <w:sz w:val="20"/>
        </w:rPr>
        <w:t>1939</w:t>
      </w:r>
      <w:r w:rsidRPr="00CF4068">
        <w:rPr>
          <w:rFonts w:ascii="Times New Roman" w:hAnsi="Times New Roman" w:cs="Times New Roman"/>
          <w:sz w:val="20"/>
        </w:rPr>
        <w:t>).</w:t>
      </w:r>
    </w:p>
    <w:p w14:paraId="090EE58A" w14:textId="77777777" w:rsidR="005773FE" w:rsidRPr="00CF4068" w:rsidRDefault="005773FE" w:rsidP="005773FE">
      <w:pPr>
        <w:spacing w:after="6" w:line="420" w:lineRule="auto"/>
        <w:ind w:left="-15" w:firstLine="190"/>
        <w:rPr>
          <w:rFonts w:ascii="Times New Roman" w:hAnsi="Times New Roman" w:cs="Times New Roman"/>
        </w:rPr>
      </w:pPr>
      <w:r w:rsidRPr="00CF4068">
        <w:rPr>
          <w:rFonts w:ascii="Times New Roman" w:hAnsi="Times New Roman" w:cs="Times New Roman"/>
          <w:sz w:val="20"/>
          <w:vertAlign w:val="superscript"/>
        </w:rPr>
        <w:t>10</w:t>
      </w:r>
      <w:r w:rsidRPr="00CF4068">
        <w:rPr>
          <w:rFonts w:ascii="Times New Roman" w:hAnsi="Times New Roman" w:cs="Times New Roman"/>
          <w:sz w:val="20"/>
        </w:rPr>
        <w:t>The increase in other states was likely due to socioeconomic factors rather than legislation, as we found no evidence of similar state-wide marriage bar prohibitions in other states in later years.</w:t>
      </w:r>
    </w:p>
    <w:p w14:paraId="1F26BEFF" w14:textId="1B889250" w:rsidR="003C25C8" w:rsidRPr="000F1F48" w:rsidRDefault="003C25C8">
      <w:pPr>
        <w:pStyle w:val="footnotedescription"/>
        <w:spacing w:line="259" w:lineRule="auto"/>
        <w:ind w:firstLine="0"/>
        <w:jc w:val="right"/>
        <w:rPr>
          <w:rFonts w:ascii="Times New Roman" w:hAnsi="Times New Roman" w:cs="Times New Roman"/>
        </w:rPr>
      </w:pPr>
    </w:p>
  </w:footnote>
  <w:footnote w:id="12">
    <w:p w14:paraId="2C7A0A6B" w14:textId="77777777" w:rsidR="003C25C8" w:rsidRPr="0057478F" w:rsidRDefault="00000000">
      <w:pPr>
        <w:pStyle w:val="footnotedescription"/>
        <w:rPr>
          <w:rFonts w:ascii="Times New Roman" w:hAnsi="Times New Roman" w:cs="Times New Roman"/>
        </w:rPr>
      </w:pPr>
      <w:r w:rsidRPr="0057478F">
        <w:rPr>
          <w:rStyle w:val="footnotemark"/>
          <w:rFonts w:ascii="Times New Roman" w:hAnsi="Times New Roman" w:cs="Times New Roman"/>
        </w:rPr>
        <w:footnoteRef/>
      </w:r>
      <w:r w:rsidRPr="0057478F">
        <w:rPr>
          <w:rFonts w:ascii="Times New Roman" w:hAnsi="Times New Roman" w:cs="Times New Roman"/>
        </w:rPr>
        <w:t xml:space="preserve"> These statistics also highlight that our findings are most relevant for the U.S. South. The higher studentteacher ratios in particular in Southern states are consistent with anecdotal evidence of teacher shortages in the South, as in Goldin (</w:t>
      </w:r>
      <w:r w:rsidRPr="0057478F">
        <w:rPr>
          <w:rFonts w:ascii="Times New Roman" w:hAnsi="Times New Roman" w:cs="Times New Roman"/>
          <w:color w:val="0000FF"/>
        </w:rPr>
        <w:t>2021</w:t>
      </w:r>
      <w:r w:rsidRPr="0057478F">
        <w:rPr>
          <w:rFonts w:ascii="Times New Roman" w:hAnsi="Times New Roman" w:cs="Times New Roman"/>
        </w:rPr>
        <w:t>).</w:t>
      </w:r>
    </w:p>
  </w:footnote>
  <w:footnote w:id="13">
    <w:p w14:paraId="60EE63D1"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exclude 13 counties that are either created or consolidated between 1910 and 1950 and are thus missing from the Census in at least one year. See Panel (a) of Online Appendix Figure C1 for a map of our sample of treated and control counties.</w:t>
      </w:r>
    </w:p>
  </w:footnote>
  <w:footnote w:id="14">
    <w:p w14:paraId="34782490" w14:textId="77777777" w:rsidR="003C25C8" w:rsidRPr="000B70F8" w:rsidRDefault="00000000">
      <w:pPr>
        <w:pStyle w:val="footnotedescription"/>
        <w:spacing w:line="268" w:lineRule="auto"/>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Although treatment timing is staggered in our setting (1933 for NC and 1938 for KY), implementing the estimators recommended in the recent literature on difference-in-differences for such environments (Roth et al. </w:t>
      </w:r>
      <w:r w:rsidRPr="000B70F8">
        <w:rPr>
          <w:rFonts w:ascii="Times New Roman" w:hAnsi="Times New Roman" w:cs="Times New Roman"/>
          <w:color w:val="0000FF"/>
        </w:rPr>
        <w:t>2023</w:t>
      </w:r>
      <w:r w:rsidRPr="000B70F8">
        <w:rPr>
          <w:rFonts w:ascii="Times New Roman" w:hAnsi="Times New Roman" w:cs="Times New Roman"/>
        </w:rPr>
        <w:t xml:space="preserve">; Sun and Abraham </w:t>
      </w:r>
      <w:r w:rsidRPr="000B70F8">
        <w:rPr>
          <w:rFonts w:ascii="Times New Roman" w:hAnsi="Times New Roman" w:cs="Times New Roman"/>
          <w:color w:val="0000FF"/>
        </w:rPr>
        <w:t>2021</w:t>
      </w:r>
      <w:r w:rsidRPr="000B70F8">
        <w:rPr>
          <w:rFonts w:ascii="Times New Roman" w:hAnsi="Times New Roman" w:cs="Times New Roman"/>
        </w:rPr>
        <w:t>) requires more frequent observations (for example, yearly) before and after treatment than our data contain.</w:t>
      </w:r>
    </w:p>
  </w:footnote>
  <w:footnote w:id="15">
    <w:p w14:paraId="001F87C6"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In our state-level analysis in Online Appendix D we also show results for NC and KY separately. Our findings are not being disproportionately driven by one state; in fact, point estimates are remarkably similar for both states.</w:t>
      </w:r>
    </w:p>
  </w:footnote>
  <w:footnote w:id="16">
    <w:p w14:paraId="54A87A24" w14:textId="77777777" w:rsidR="003C25C8" w:rsidRPr="000B70F8" w:rsidRDefault="00000000">
      <w:pPr>
        <w:pStyle w:val="footnotedescription"/>
        <w:rPr>
          <w:rFonts w:ascii="Times New Roman" w:hAnsi="Times New Roman" w:cs="Times New Roman"/>
        </w:rPr>
      </w:pPr>
      <w:r w:rsidRPr="000B70F8">
        <w:rPr>
          <w:rStyle w:val="footnotemark"/>
          <w:rFonts w:ascii="Times New Roman" w:hAnsi="Times New Roman" w:cs="Times New Roman"/>
        </w:rPr>
        <w:footnoteRef/>
      </w:r>
      <w:r w:rsidRPr="000B70F8">
        <w:rPr>
          <w:rFonts w:ascii="Times New Roman" w:hAnsi="Times New Roman" w:cs="Times New Roman"/>
        </w:rPr>
        <w:t xml:space="preserve"> We include 1910 in our main specification in order to show difference-in-differences estimates for as long a pre-period as possible. The results do not change when we exclude 1910 and focus on the balanced panel of years around the prohibition of the marriage bars.</w:t>
      </w:r>
    </w:p>
  </w:footnote>
  <w:footnote w:id="17">
    <w:p w14:paraId="5E628E4B" w14:textId="77777777" w:rsidR="003C25C8" w:rsidRDefault="00000000">
      <w:pPr>
        <w:pStyle w:val="footnotedescription"/>
        <w:spacing w:line="252" w:lineRule="auto"/>
      </w:pPr>
      <w:r w:rsidRPr="000B70F8">
        <w:rPr>
          <w:rStyle w:val="footnotemark"/>
          <w:rFonts w:ascii="Times New Roman" w:hAnsi="Times New Roman" w:cs="Times New Roman"/>
        </w:rPr>
        <w:footnoteRef/>
      </w:r>
      <w:r w:rsidRPr="000B70F8">
        <w:rPr>
          <w:rFonts w:ascii="Times New Roman" w:hAnsi="Times New Roman" w:cs="Times New Roman"/>
        </w:rPr>
        <w:t xml:space="preserve"> Our preferred specification uses county level clustering for two reasons. First, we observe significant heterogeneity across counties within state in terms of their baseline level of employment of married women prior to the prohibitions. As such, although the prohibitions were technically applied to whole states at once, there is reason to believe that within-county correlations over time may be more relevant for our outcomes of interest than across-county, within-state correlations over time. Second, there is an insufficiently small number of states in our setting (six in total) for standard inference using clustering at the state level to be valid, and solutions to few clusters typically require strong homogeneity assumptions (Canay, Santos, and Shaikh </w:t>
      </w:r>
      <w:r w:rsidRPr="000B70F8">
        <w:rPr>
          <w:rFonts w:ascii="Times New Roman" w:hAnsi="Times New Roman" w:cs="Times New Roman"/>
          <w:color w:val="0000FF"/>
        </w:rPr>
        <w:t>2021</w:t>
      </w:r>
      <w:r w:rsidRPr="000B70F8">
        <w:rPr>
          <w:rFonts w:ascii="Times New Roman" w:hAnsi="Times New Roman" w:cs="Times New Roman"/>
        </w:rPr>
        <w:t xml:space="preserve">; Roth et al. </w:t>
      </w:r>
      <w:r w:rsidRPr="000B70F8">
        <w:rPr>
          <w:rFonts w:ascii="Times New Roman" w:hAnsi="Times New Roman" w:cs="Times New Roman"/>
          <w:color w:val="0000FF"/>
        </w:rPr>
        <w:t>2023</w:t>
      </w:r>
      <w:r w:rsidRPr="000B70F8">
        <w:rPr>
          <w:rFonts w:ascii="Times New Roman" w:hAnsi="Times New Roman" w:cs="Times New Roman"/>
        </w:rPr>
        <w:t>). Regardless, in Online Appendix Figure A4, we show standard errors clustered at the state level using the cluster wild bootstrap. We also use a state-level synthetic difference-in-differences empirical strategy in Online Appendix D. Our main results are robust to both approaches.</w:t>
      </w:r>
    </w:p>
  </w:footnote>
  <w:footnote w:id="18">
    <w:p w14:paraId="05F9CBF6"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Another natural outcome of interest is women’s age at marriage. However, age at marriage was only collected for sample-line individuals (roughly 5% of the population) in the 1940 census, resulting in too few teachers with age at marriage recorded to be able to capture meaningful variation for our purposes.</w:t>
      </w:r>
    </w:p>
  </w:footnote>
  <w:footnote w:id="19">
    <w:p w14:paraId="5B124161" w14:textId="77777777" w:rsidR="003C25C8" w:rsidRPr="000D593C" w:rsidRDefault="00000000">
      <w:pPr>
        <w:pStyle w:val="footnotedescription"/>
        <w:spacing w:line="257"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Since this survey took place several years after marriage bars in teaching were prohibited in NC, we do not compare the responses from NC. Note also that 1938 was the same year that marriage bars in teaching were prohibited in KY, which could bias the results if conversations around the policy change were salient for the average person. These results should therefore be interpreted with caution.</w:t>
      </w:r>
    </w:p>
  </w:footnote>
  <w:footnote w:id="20">
    <w:p w14:paraId="66631C19" w14:textId="77777777" w:rsidR="003C25C8" w:rsidRPr="000D593C" w:rsidRDefault="00000000">
      <w:pPr>
        <w:pStyle w:val="footnotedescription"/>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The only change that occurred was that Virginia, one of our control states, required one more year of compulsory schooling in the 1920s, which would have led to increased demand for teachers and bias our estimates downwards.</w:t>
      </w:r>
    </w:p>
  </w:footnote>
  <w:footnote w:id="21">
    <w:p w14:paraId="0339E093" w14:textId="77777777" w:rsidR="003C25C8" w:rsidRDefault="00000000">
      <w:pPr>
        <w:pStyle w:val="footnotedescription"/>
        <w:spacing w:line="257" w:lineRule="auto"/>
      </w:pPr>
      <w:r w:rsidRPr="000D593C">
        <w:rPr>
          <w:rStyle w:val="footnotemark"/>
          <w:rFonts w:ascii="Times New Roman" w:hAnsi="Times New Roman" w:cs="Times New Roman"/>
        </w:rPr>
        <w:footnoteRef/>
      </w:r>
      <w:r w:rsidRPr="000D593C">
        <w:rPr>
          <w:rFonts w:ascii="Times New Roman" w:hAnsi="Times New Roman" w:cs="Times New Roman"/>
        </w:rPr>
        <w:t xml:space="preserve"> There are data on New Deal spending by county from 1933 to 1939, but given the time period and decennial nature of the census, the data cannot be used to construct time-varying measures of New Deal spending in 1930 and 1940. We proxy for both recession severity and economic recovery using changes in retail sales per capita instead.</w:t>
      </w:r>
    </w:p>
  </w:footnote>
  <w:footnote w:id="22">
    <w:p w14:paraId="5E6913AF" w14:textId="77777777" w:rsidR="003C25C8" w:rsidRPr="000D593C" w:rsidRDefault="00000000">
      <w:pPr>
        <w:pStyle w:val="footnotedescription"/>
        <w:spacing w:line="293" w:lineRule="auto"/>
        <w:rPr>
          <w:rFonts w:ascii="Times New Roman" w:hAnsi="Times New Roman" w:cs="Times New Roman"/>
        </w:rPr>
      </w:pPr>
      <w:r w:rsidRPr="000D593C">
        <w:rPr>
          <w:rStyle w:val="footnotemark"/>
          <w:rFonts w:ascii="Times New Roman" w:hAnsi="Times New Roman" w:cs="Times New Roman"/>
        </w:rPr>
        <w:footnoteRef/>
      </w:r>
      <w:r w:rsidRPr="000D593C">
        <w:rPr>
          <w:rFonts w:ascii="Times New Roman" w:hAnsi="Times New Roman" w:cs="Times New Roman"/>
        </w:rPr>
        <w:t xml:space="preserve"> Similarly, while prior work finds that birthrates decreased during the Great Depression (Schaller, Fishback, and Marquardt </w:t>
      </w:r>
      <w:r w:rsidRPr="000D593C">
        <w:rPr>
          <w:rFonts w:ascii="Times New Roman" w:hAnsi="Times New Roman" w:cs="Times New Roman"/>
          <w:color w:val="0000FF"/>
        </w:rPr>
        <w:t>2020</w:t>
      </w:r>
      <w:r w:rsidRPr="000D593C">
        <w:rPr>
          <w:rFonts w:ascii="Times New Roman" w:hAnsi="Times New Roman" w:cs="Times New Roman"/>
        </w:rPr>
        <w:t xml:space="preserve">), the New Deal countered these effects by decreasing infant mortality and increasing birthrates (Fishback, Haines, and Kantor </w:t>
      </w:r>
      <w:r w:rsidRPr="000D593C">
        <w:rPr>
          <w:rFonts w:ascii="Times New Roman" w:hAnsi="Times New Roman" w:cs="Times New Roman"/>
          <w:color w:val="0000FF"/>
        </w:rPr>
        <w:t>2007</w:t>
      </w:r>
      <w:r w:rsidRPr="000D593C">
        <w:rPr>
          <w:rFonts w:ascii="Times New Roman" w:hAnsi="Times New Roman" w:cs="Times New Roman"/>
        </w:rPr>
        <w:t>).</w:t>
      </w:r>
    </w:p>
  </w:footnote>
  <w:footnote w:id="23">
    <w:p w14:paraId="002507D5" w14:textId="77777777" w:rsidR="003C25C8" w:rsidRPr="00A476D1" w:rsidRDefault="00000000">
      <w:pPr>
        <w:pStyle w:val="footnotedescription"/>
        <w:spacing w:line="252" w:lineRule="auto"/>
        <w:rPr>
          <w:rFonts w:ascii="Times New Roman" w:hAnsi="Times New Roman" w:cs="Times New Roman"/>
        </w:rPr>
      </w:pPr>
      <w:r w:rsidRPr="00A476D1">
        <w:rPr>
          <w:rStyle w:val="footnotemark"/>
          <w:rFonts w:ascii="Times New Roman" w:hAnsi="Times New Roman" w:cs="Times New Roman"/>
        </w:rPr>
        <w:footnoteRef/>
      </w:r>
      <w:r w:rsidRPr="00A476D1">
        <w:rPr>
          <w:rFonts w:ascii="Times New Roman" w:hAnsi="Times New Roman" w:cs="Times New Roman"/>
        </w:rPr>
        <w:t xml:space="preserve"> Note that sample sizes differ across columns of Table </w:t>
      </w:r>
      <w:r w:rsidRPr="00A476D1">
        <w:rPr>
          <w:rFonts w:ascii="Times New Roman" w:hAnsi="Times New Roman" w:cs="Times New Roman"/>
          <w:color w:val="0000FF"/>
        </w:rPr>
        <w:t xml:space="preserve">2 </w:t>
      </w:r>
      <w:r w:rsidRPr="00A476D1">
        <w:rPr>
          <w:rFonts w:ascii="Times New Roman" w:hAnsi="Times New Roman" w:cs="Times New Roman"/>
        </w:rPr>
        <w:t>due to our sample construction as discussed in the County Sample Selection section. However, our results are not dependent on the sample: Column (3) of Online Appendix Table B3 shows that our results for all teachers are robust even when using the restricted set of counties we use to study Black teachers.</w:t>
      </w:r>
    </w:p>
  </w:footnote>
  <w:footnote w:id="24">
    <w:p w14:paraId="27AA2609" w14:textId="77777777" w:rsidR="003C25C8" w:rsidRPr="00330127" w:rsidRDefault="00000000">
      <w:pPr>
        <w:pStyle w:val="footnotedescription"/>
        <w:spacing w:line="271" w:lineRule="auto"/>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In addition, in Online Appendix Table B4, we examine outcomes for other working women. We restrict our linked samples of unmarried women to be between the ages of 8 and 40 (16-40 for teachers) in </w:t>
      </w:r>
      <w:r w:rsidRPr="00330127">
        <w:rPr>
          <w:rFonts w:ascii="Times New Roman" w:hAnsi="Times New Roman" w:cs="Times New Roman"/>
          <w:i/>
        </w:rPr>
        <w:t>t</w:t>
      </w:r>
      <w:r w:rsidRPr="00330127">
        <w:rPr>
          <w:rFonts w:ascii="Times New Roman" w:hAnsi="Times New Roman" w:cs="Times New Roman"/>
        </w:rPr>
        <w:t xml:space="preserve">−10, and we restrict our linked samples of married women to be between the ages of 18 and 50 in </w:t>
      </w:r>
      <w:r w:rsidRPr="00330127">
        <w:rPr>
          <w:rFonts w:ascii="Times New Roman" w:hAnsi="Times New Roman" w:cs="Times New Roman"/>
          <w:i/>
        </w:rPr>
        <w:t xml:space="preserve">t </w:t>
      </w:r>
      <w:r w:rsidRPr="00330127">
        <w:rPr>
          <w:rFonts w:ascii="Times New Roman" w:hAnsi="Times New Roman" w:cs="Times New Roman"/>
        </w:rPr>
        <w:t>− 10, to focus on the populations for whom the decisions to marry and work were the most relevant. Our results are robust to alternate cutoffs.</w:t>
      </w:r>
    </w:p>
  </w:footnote>
  <w:footnote w:id="25">
    <w:p w14:paraId="4581EED4" w14:textId="77777777" w:rsidR="003C25C8" w:rsidRPr="00330127" w:rsidRDefault="00000000" w:rsidP="00603F01">
      <w:pPr>
        <w:pStyle w:val="footnotedescription"/>
        <w:spacing w:line="420" w:lineRule="auto"/>
        <w:ind w:firstLine="187"/>
        <w:rPr>
          <w:rFonts w:ascii="Times New Roman" w:hAnsi="Times New Roman" w:cs="Times New Roman"/>
        </w:rPr>
      </w:pPr>
      <w:r w:rsidRPr="00330127">
        <w:rPr>
          <w:rStyle w:val="footnotemark"/>
          <w:rFonts w:ascii="Times New Roman" w:hAnsi="Times New Roman" w:cs="Times New Roman"/>
        </w:rPr>
        <w:footnoteRef/>
      </w:r>
      <w:r w:rsidRPr="00330127">
        <w:rPr>
          <w:rFonts w:ascii="Times New Roman" w:hAnsi="Times New Roman" w:cs="Times New Roman"/>
        </w:rPr>
        <w:t xml:space="preserve"> One potential consequence of the increase in women getting married while still working might have been a decline in childbirth rates, or a delay in childbirth events. Although our ability to measure small delays in childbirth is hampered by only having decennial Census data, Column (1) of Online Appendix Table B5 shows that the prohibitions had no significant effect on the likelihood that unmarried women teachers in </w:t>
      </w:r>
      <w:r w:rsidRPr="00330127">
        <w:rPr>
          <w:rFonts w:ascii="Times New Roman" w:hAnsi="Times New Roman" w:cs="Times New Roman"/>
          <w:i/>
        </w:rPr>
        <w:t xml:space="preserve">t </w:t>
      </w:r>
      <w:r w:rsidRPr="00330127">
        <w:rPr>
          <w:rFonts w:ascii="Times New Roman" w:hAnsi="Times New Roman" w:cs="Times New Roman"/>
        </w:rPr>
        <w:t xml:space="preserve">− 10 had children by </w:t>
      </w:r>
      <w:r w:rsidRPr="00330127">
        <w:rPr>
          <w:rFonts w:ascii="Times New Roman" w:hAnsi="Times New Roman" w:cs="Times New Roman"/>
          <w:i/>
        </w:rPr>
        <w:t>t</w:t>
      </w:r>
      <w:r w:rsidRPr="00330127">
        <w:rPr>
          <w:rFonts w:ascii="Times New Roman" w:hAnsi="Times New Roman" w:cs="Times New Roman"/>
        </w:rPr>
        <w:t>.</w:t>
      </w:r>
    </w:p>
  </w:footnote>
  <w:footnote w:id="26">
    <w:p w14:paraId="24B40ECA" w14:textId="77777777" w:rsidR="003C25C8" w:rsidRDefault="00000000">
      <w:pPr>
        <w:pStyle w:val="footnotedescription"/>
        <w:spacing w:line="255" w:lineRule="auto"/>
      </w:pPr>
      <w:r w:rsidRPr="003A33D5">
        <w:rPr>
          <w:rStyle w:val="footnotemark"/>
          <w:rFonts w:ascii="Times New Roman" w:hAnsi="Times New Roman" w:cs="Times New Roman"/>
        </w:rPr>
        <w:footnoteRef/>
      </w:r>
      <w:r w:rsidRPr="003A33D5">
        <w:rPr>
          <w:rFonts w:ascii="Times New Roman" w:hAnsi="Times New Roman" w:cs="Times New Roman"/>
        </w:rPr>
        <w:t xml:space="preserve"> While women who were unmarried and outside the labor force in </w:t>
      </w:r>
      <w:r w:rsidRPr="003A33D5">
        <w:rPr>
          <w:rFonts w:ascii="Times New Roman" w:hAnsi="Times New Roman" w:cs="Times New Roman"/>
          <w:i/>
        </w:rPr>
        <w:t>t</w:t>
      </w:r>
      <w:r w:rsidRPr="003A33D5">
        <w:rPr>
          <w:rFonts w:ascii="Times New Roman" w:hAnsi="Times New Roman" w:cs="Times New Roman"/>
        </w:rPr>
        <w:t xml:space="preserve">−10 also contributed to the increase, recall that we cannot disentangle what shares of these women became married women teachers through hiring or retention channels. However, we can apply a similar argument: of the unmarried women out of the labor force in </w:t>
      </w:r>
      <w:r w:rsidRPr="003A33D5">
        <w:rPr>
          <w:rFonts w:ascii="Times New Roman" w:hAnsi="Times New Roman" w:cs="Times New Roman"/>
          <w:i/>
        </w:rPr>
        <w:t xml:space="preserve">t </w:t>
      </w:r>
      <w:r w:rsidRPr="003A33D5">
        <w:rPr>
          <w:rFonts w:ascii="Times New Roman" w:hAnsi="Times New Roman" w:cs="Times New Roman"/>
        </w:rPr>
        <w:t xml:space="preserve">− 10, a much larger number will get married by </w:t>
      </w:r>
      <w:r w:rsidRPr="003A33D5">
        <w:rPr>
          <w:rFonts w:ascii="Times New Roman" w:hAnsi="Times New Roman" w:cs="Times New Roman"/>
          <w:i/>
        </w:rPr>
        <w:t xml:space="preserve">t </w:t>
      </w:r>
      <w:r w:rsidRPr="003A33D5">
        <w:rPr>
          <w:rFonts w:ascii="Times New Roman" w:hAnsi="Times New Roman" w:cs="Times New Roman"/>
        </w:rPr>
        <w:t xml:space="preserve">than become teachers by </w:t>
      </w:r>
      <w:r w:rsidRPr="003A33D5">
        <w:rPr>
          <w:rFonts w:ascii="Times New Roman" w:hAnsi="Times New Roman" w:cs="Times New Roman"/>
          <w:i/>
        </w:rPr>
        <w:t>t</w:t>
      </w:r>
      <w:r w:rsidRPr="003A33D5">
        <w:rPr>
          <w:rFonts w:ascii="Times New Roman" w:hAnsi="Times New Roman" w:cs="Times New Roman"/>
        </w:rPr>
        <w:t xml:space="preserve">; hence, if the percentage </w:t>
      </w:r>
      <w:r>
        <w:t xml:space="preserve">point effect sizes are similar </w:t>
      </w:r>
      <w:r w:rsidRPr="00331D23">
        <w:rPr>
          <w:rFonts w:ascii="Times New Roman" w:hAnsi="Times New Roman" w:cs="Times New Roman"/>
        </w:rPr>
        <w:t>in magnitude, then the effect of the prohibitions on unmarried women outside of labor force will likely be driven by hiring effects.</w:t>
      </w:r>
    </w:p>
  </w:footnote>
  <w:footnote w:id="27">
    <w:p w14:paraId="25AF99C1" w14:textId="77777777" w:rsidR="009B4224" w:rsidRPr="009B4224" w:rsidRDefault="00000000" w:rsidP="009B4224">
      <w:pPr>
        <w:spacing w:after="6" w:line="257" w:lineRule="auto"/>
        <w:ind w:left="-5"/>
        <w:rPr>
          <w:rFonts w:ascii="Times New Roman" w:hAnsi="Times New Roman" w:cs="Times New Roman"/>
          <w:sz w:val="20"/>
          <w:szCs w:val="20"/>
        </w:rPr>
      </w:pPr>
      <w:r w:rsidRPr="009B4224">
        <w:rPr>
          <w:rStyle w:val="footnotemark"/>
          <w:rFonts w:ascii="Times New Roman" w:hAnsi="Times New Roman" w:cs="Times New Roman"/>
          <w:szCs w:val="20"/>
        </w:rPr>
        <w:footnoteRef/>
      </w:r>
      <w:r w:rsidRPr="009B4224">
        <w:rPr>
          <w:rFonts w:ascii="Times New Roman" w:hAnsi="Times New Roman" w:cs="Times New Roman"/>
          <w:sz w:val="20"/>
          <w:szCs w:val="20"/>
        </w:rPr>
        <w:t xml:space="preserve"> We also consider the possibility that the prohibitions reduced the number of unmarried teachers by</w:t>
      </w:r>
      <w:r w:rsidR="009B4224" w:rsidRPr="009B4224">
        <w:rPr>
          <w:rFonts w:ascii="Times New Roman" w:hAnsi="Times New Roman" w:cs="Times New Roman"/>
          <w:sz w:val="20"/>
          <w:szCs w:val="20"/>
        </w:rPr>
        <w:t xml:space="preserve"> affecting the number of young women who </w:t>
      </w:r>
      <w:r w:rsidR="009B4224" w:rsidRPr="009B4224">
        <w:rPr>
          <w:rFonts w:ascii="Times New Roman" w:hAnsi="Times New Roman" w:cs="Times New Roman"/>
          <w:i/>
          <w:sz w:val="20"/>
          <w:szCs w:val="20"/>
        </w:rPr>
        <w:t xml:space="preserve">became </w:t>
      </w:r>
      <w:r w:rsidR="009B4224" w:rsidRPr="009B4224">
        <w:rPr>
          <w:rFonts w:ascii="Times New Roman" w:hAnsi="Times New Roman" w:cs="Times New Roman"/>
          <w:sz w:val="20"/>
          <w:szCs w:val="20"/>
        </w:rPr>
        <w:t>teachers, but find no evidence that this was the case. Online Appendix Table B7 shows that the prohibitions had no effect on the likelihood of unmarried women entering teaching and stayed unmarried.</w:t>
      </w:r>
    </w:p>
    <w:p w14:paraId="2AA811B5" w14:textId="5CAA5495" w:rsidR="003C25C8" w:rsidRPr="009B4224" w:rsidRDefault="003C25C8" w:rsidP="009B4224">
      <w:pPr>
        <w:pStyle w:val="footnotedescription"/>
        <w:spacing w:line="259" w:lineRule="auto"/>
        <w:ind w:firstLine="0"/>
        <w:rPr>
          <w:rFonts w:ascii="Times New Roman" w:hAnsi="Times New Roman" w:cs="Times New Roman"/>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33EC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1964DB8"/>
    <w:multiLevelType w:val="hybridMultilevel"/>
    <w:tmpl w:val="87CACA28"/>
    <w:lvl w:ilvl="0" w:tplc="D4185BAA">
      <w:start w:val="1"/>
      <w:numFmt w:val="lowerLetter"/>
      <w:lvlText w:val="(%1)"/>
      <w:lvlJc w:val="left"/>
      <w:pPr>
        <w:ind w:left="3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BF4B96C">
      <w:start w:val="1"/>
      <w:numFmt w:val="lowerLetter"/>
      <w:lvlText w:val="%2"/>
      <w:lvlJc w:val="left"/>
      <w:pPr>
        <w:ind w:left="36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4F079DA">
      <w:start w:val="1"/>
      <w:numFmt w:val="lowerRoman"/>
      <w:lvlText w:val="%3"/>
      <w:lvlJc w:val="left"/>
      <w:pPr>
        <w:ind w:left="43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2E06AD6">
      <w:start w:val="1"/>
      <w:numFmt w:val="decimal"/>
      <w:lvlText w:val="%4"/>
      <w:lvlJc w:val="left"/>
      <w:pPr>
        <w:ind w:left="50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0C816A2">
      <w:start w:val="1"/>
      <w:numFmt w:val="lowerLetter"/>
      <w:lvlText w:val="%5"/>
      <w:lvlJc w:val="left"/>
      <w:pPr>
        <w:ind w:left="57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CA9AE9C0">
      <w:start w:val="1"/>
      <w:numFmt w:val="lowerRoman"/>
      <w:lvlText w:val="%6"/>
      <w:lvlJc w:val="left"/>
      <w:pPr>
        <w:ind w:left="65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1048FBFE">
      <w:start w:val="1"/>
      <w:numFmt w:val="decimal"/>
      <w:lvlText w:val="%7"/>
      <w:lvlJc w:val="left"/>
      <w:pPr>
        <w:ind w:left="72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D5E2DA76">
      <w:start w:val="1"/>
      <w:numFmt w:val="lowerLetter"/>
      <w:lvlText w:val="%8"/>
      <w:lvlJc w:val="left"/>
      <w:pPr>
        <w:ind w:left="79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9C7A9C4C">
      <w:start w:val="1"/>
      <w:numFmt w:val="lowerRoman"/>
      <w:lvlText w:val="%9"/>
      <w:lvlJc w:val="left"/>
      <w:pPr>
        <w:ind w:left="86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95065594">
    <w:abstractNumId w:val="1"/>
  </w:num>
  <w:num w:numId="2" w16cid:durableId="172320939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y Kim">
    <w15:presenceInfo w15:providerId="Windows Live" w15:userId="ae5b3ab3c5176d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5C8"/>
    <w:rsid w:val="000027EB"/>
    <w:rsid w:val="00027A9A"/>
    <w:rsid w:val="000A0A02"/>
    <w:rsid w:val="000B1637"/>
    <w:rsid w:val="000B70F8"/>
    <w:rsid w:val="000B779F"/>
    <w:rsid w:val="000D4CAB"/>
    <w:rsid w:val="000D593C"/>
    <w:rsid w:val="000F0F9E"/>
    <w:rsid w:val="000F1F48"/>
    <w:rsid w:val="00125AF1"/>
    <w:rsid w:val="00127928"/>
    <w:rsid w:val="00132357"/>
    <w:rsid w:val="00145ED6"/>
    <w:rsid w:val="00183A9F"/>
    <w:rsid w:val="001920CF"/>
    <w:rsid w:val="001B3489"/>
    <w:rsid w:val="001C0C16"/>
    <w:rsid w:val="001F31E3"/>
    <w:rsid w:val="001F4E4B"/>
    <w:rsid w:val="00217A45"/>
    <w:rsid w:val="00243EE9"/>
    <w:rsid w:val="002A097D"/>
    <w:rsid w:val="002F096F"/>
    <w:rsid w:val="00304ECC"/>
    <w:rsid w:val="00305FBB"/>
    <w:rsid w:val="00311F1B"/>
    <w:rsid w:val="00330127"/>
    <w:rsid w:val="00331D23"/>
    <w:rsid w:val="00381BFC"/>
    <w:rsid w:val="003A33D5"/>
    <w:rsid w:val="003A5C66"/>
    <w:rsid w:val="003A7EAB"/>
    <w:rsid w:val="003C25C8"/>
    <w:rsid w:val="003F62F7"/>
    <w:rsid w:val="00401D74"/>
    <w:rsid w:val="00401E7C"/>
    <w:rsid w:val="0041249B"/>
    <w:rsid w:val="00433995"/>
    <w:rsid w:val="00476C91"/>
    <w:rsid w:val="004C2F06"/>
    <w:rsid w:val="004E2DB5"/>
    <w:rsid w:val="004E6068"/>
    <w:rsid w:val="004F2C4B"/>
    <w:rsid w:val="004F3915"/>
    <w:rsid w:val="0052102D"/>
    <w:rsid w:val="0052338B"/>
    <w:rsid w:val="005411B6"/>
    <w:rsid w:val="00546576"/>
    <w:rsid w:val="0057478F"/>
    <w:rsid w:val="005773FE"/>
    <w:rsid w:val="00597D98"/>
    <w:rsid w:val="005A268E"/>
    <w:rsid w:val="005C12BC"/>
    <w:rsid w:val="005D1524"/>
    <w:rsid w:val="00600F31"/>
    <w:rsid w:val="00603F01"/>
    <w:rsid w:val="00636E57"/>
    <w:rsid w:val="00641660"/>
    <w:rsid w:val="006563FC"/>
    <w:rsid w:val="006A0209"/>
    <w:rsid w:val="006A1CF0"/>
    <w:rsid w:val="007116AE"/>
    <w:rsid w:val="007316CE"/>
    <w:rsid w:val="00741663"/>
    <w:rsid w:val="00750FB4"/>
    <w:rsid w:val="00754742"/>
    <w:rsid w:val="0076222D"/>
    <w:rsid w:val="00780FAA"/>
    <w:rsid w:val="007E0625"/>
    <w:rsid w:val="00837D71"/>
    <w:rsid w:val="00855116"/>
    <w:rsid w:val="00871CAE"/>
    <w:rsid w:val="00875BCE"/>
    <w:rsid w:val="00880328"/>
    <w:rsid w:val="008C3C5B"/>
    <w:rsid w:val="008C4784"/>
    <w:rsid w:val="008D6048"/>
    <w:rsid w:val="008E5084"/>
    <w:rsid w:val="008F1F7A"/>
    <w:rsid w:val="00906B65"/>
    <w:rsid w:val="00947162"/>
    <w:rsid w:val="00953557"/>
    <w:rsid w:val="00954953"/>
    <w:rsid w:val="00977213"/>
    <w:rsid w:val="00977880"/>
    <w:rsid w:val="009A5EA3"/>
    <w:rsid w:val="009B4224"/>
    <w:rsid w:val="009C1D29"/>
    <w:rsid w:val="009C2B20"/>
    <w:rsid w:val="009E49FD"/>
    <w:rsid w:val="00A46E78"/>
    <w:rsid w:val="00A476D1"/>
    <w:rsid w:val="00A62D41"/>
    <w:rsid w:val="00A769EE"/>
    <w:rsid w:val="00A77DDA"/>
    <w:rsid w:val="00A93550"/>
    <w:rsid w:val="00AC0ED5"/>
    <w:rsid w:val="00AD02DC"/>
    <w:rsid w:val="00B30590"/>
    <w:rsid w:val="00B87157"/>
    <w:rsid w:val="00BA639D"/>
    <w:rsid w:val="00BB23AF"/>
    <w:rsid w:val="00C137EF"/>
    <w:rsid w:val="00C94655"/>
    <w:rsid w:val="00CF4068"/>
    <w:rsid w:val="00D04F96"/>
    <w:rsid w:val="00D4617A"/>
    <w:rsid w:val="00D73CF8"/>
    <w:rsid w:val="00DA6949"/>
    <w:rsid w:val="00DD50BC"/>
    <w:rsid w:val="00E04E18"/>
    <w:rsid w:val="00E11FF3"/>
    <w:rsid w:val="00E16703"/>
    <w:rsid w:val="00E22B8D"/>
    <w:rsid w:val="00E44FF8"/>
    <w:rsid w:val="00E855C6"/>
    <w:rsid w:val="00EA79E6"/>
    <w:rsid w:val="00F02C36"/>
    <w:rsid w:val="00F07FDE"/>
    <w:rsid w:val="00F146DC"/>
    <w:rsid w:val="00F25925"/>
    <w:rsid w:val="00F4303B"/>
    <w:rsid w:val="00F67189"/>
    <w:rsid w:val="00FB31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FC19A"/>
  <w15:docId w15:val="{94BDF417-6275-AF40-9C16-1C2FBA588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80" w:lineRule="auto"/>
      <w:ind w:left="98"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77" w:line="259" w:lineRule="auto"/>
      <w:ind w:left="29" w:right="19"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222" w:line="259" w:lineRule="auto"/>
      <w:ind w:left="10" w:hanging="10"/>
      <w:outlineLvl w:val="1"/>
    </w:pPr>
    <w:rPr>
      <w:rFonts w:ascii="Cambria" w:eastAsia="Cambria" w:hAnsi="Cambria" w:cs="Cambria"/>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4"/>
    </w:rPr>
  </w:style>
  <w:style w:type="paragraph" w:customStyle="1" w:styleId="footnotedescription">
    <w:name w:val="footnote description"/>
    <w:next w:val="Normal"/>
    <w:link w:val="footnotedescriptionChar"/>
    <w:hidden/>
    <w:pPr>
      <w:spacing w:line="263" w:lineRule="auto"/>
      <w:ind w:firstLine="190"/>
      <w:jc w:val="both"/>
    </w:pPr>
    <w:rPr>
      <w:rFonts w:ascii="Cambria" w:eastAsia="Cambria" w:hAnsi="Cambria" w:cs="Cambria"/>
      <w:color w:val="000000"/>
      <w:sz w:val="20"/>
    </w:rPr>
  </w:style>
  <w:style w:type="character" w:customStyle="1" w:styleId="footnotedescriptionChar">
    <w:name w:val="footnote description Char"/>
    <w:link w:val="footnotedescription"/>
    <w:rPr>
      <w:rFonts w:ascii="Cambria" w:eastAsia="Cambria" w:hAnsi="Cambria" w:cs="Cambria"/>
      <w:color w:val="000000"/>
      <w:sz w:val="20"/>
    </w:rPr>
  </w:style>
  <w:style w:type="character" w:customStyle="1" w:styleId="Heading2Char">
    <w:name w:val="Heading 2 Char"/>
    <w:link w:val="Heading2"/>
    <w:rPr>
      <w:rFonts w:ascii="Cambria" w:eastAsia="Cambria" w:hAnsi="Cambria" w:cs="Cambria"/>
      <w:b/>
      <w:color w:val="000000"/>
      <w:sz w:val="29"/>
    </w:rPr>
  </w:style>
  <w:style w:type="character" w:customStyle="1" w:styleId="footnotemark">
    <w:name w:val="footnote mark"/>
    <w:hidden/>
    <w:rPr>
      <w:rFonts w:ascii="Cambria" w:eastAsia="Cambria" w:hAnsi="Cambria" w:cs="Cambria"/>
      <w:color w:val="000000"/>
      <w:sz w:val="20"/>
      <w:vertAlign w:val="superscript"/>
    </w:rPr>
  </w:style>
  <w:style w:type="table" w:customStyle="1" w:styleId="TableGrid">
    <w:name w:val="TableGrid"/>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D73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3CF8"/>
    <w:rPr>
      <w:rFonts w:ascii="Cambria" w:eastAsia="Cambria" w:hAnsi="Cambria" w:cs="Cambria"/>
      <w:color w:val="000000"/>
      <w:sz w:val="20"/>
      <w:szCs w:val="20"/>
    </w:rPr>
  </w:style>
  <w:style w:type="character" w:styleId="FootnoteReference">
    <w:name w:val="footnote reference"/>
    <w:basedOn w:val="DefaultParagraphFont"/>
    <w:uiPriority w:val="99"/>
    <w:semiHidden/>
    <w:unhideWhenUsed/>
    <w:rsid w:val="00D73CF8"/>
    <w:rPr>
      <w:vertAlign w:val="superscript"/>
    </w:rPr>
  </w:style>
  <w:style w:type="numbering" w:styleId="111111">
    <w:name w:val="Outline List 2"/>
    <w:basedOn w:val="NoList"/>
    <w:uiPriority w:val="99"/>
    <w:semiHidden/>
    <w:unhideWhenUsed/>
    <w:rsid w:val="00977880"/>
    <w:pPr>
      <w:numPr>
        <w:numId w:val="2"/>
      </w:numPr>
    </w:pPr>
  </w:style>
  <w:style w:type="paragraph" w:styleId="Header">
    <w:name w:val="header"/>
    <w:basedOn w:val="Normal"/>
    <w:link w:val="HeaderChar"/>
    <w:uiPriority w:val="99"/>
    <w:unhideWhenUsed/>
    <w:rsid w:val="00977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80"/>
    <w:rPr>
      <w:rFonts w:ascii="Cambria" w:eastAsia="Cambria" w:hAnsi="Cambria" w:cs="Cambria"/>
      <w:color w:val="000000"/>
    </w:rPr>
  </w:style>
  <w:style w:type="character" w:styleId="PlaceholderText">
    <w:name w:val="Placeholder Text"/>
    <w:basedOn w:val="DefaultParagraphFont"/>
    <w:uiPriority w:val="99"/>
    <w:semiHidden/>
    <w:rsid w:val="00977880"/>
    <w:rPr>
      <w:color w:val="666666"/>
    </w:rPr>
  </w:style>
  <w:style w:type="paragraph" w:styleId="Revision">
    <w:name w:val="Revision"/>
    <w:hidden/>
    <w:uiPriority w:val="99"/>
    <w:semiHidden/>
    <w:rsid w:val="00D4617A"/>
    <w:rPr>
      <w:rFonts w:ascii="Cambria" w:eastAsia="Cambria" w:hAnsi="Cambria" w:cs="Cambria"/>
      <w:color w:val="000000"/>
    </w:rPr>
  </w:style>
  <w:style w:type="paragraph" w:styleId="NoSpacing">
    <w:name w:val="No Spacing"/>
    <w:uiPriority w:val="1"/>
    <w:qFormat/>
    <w:rsid w:val="006A1CF0"/>
    <w:pPr>
      <w:ind w:left="98" w:hanging="10"/>
      <w:jc w:val="both"/>
    </w:pPr>
    <w:rPr>
      <w:rFonts w:ascii="Cambria" w:eastAsia="Cambria" w:hAnsi="Cambria" w:cs="Cambria"/>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9.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8.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12.xml"/><Relationship Id="rId10" Type="http://schemas.openxmlformats.org/officeDocument/2006/relationships/footer" Target="footer3.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5F9BD-0C72-C343-822D-0502D87F7CAD}">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180</TotalTime>
  <Pages>48</Pages>
  <Words>12634</Words>
  <Characters>72020</Characters>
  <Application>Microsoft Office Word</Application>
  <DocSecurity>0</DocSecurity>
  <Lines>600</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Kim</dc:creator>
  <cp:keywords/>
  <cp:lastModifiedBy>Amy Kim</cp:lastModifiedBy>
  <cp:revision>6</cp:revision>
  <dcterms:created xsi:type="dcterms:W3CDTF">2025-11-21T20:43:00Z</dcterms:created>
  <dcterms:modified xsi:type="dcterms:W3CDTF">2025-12-11T21:37:00Z</dcterms:modified>
</cp:coreProperties>
</file>