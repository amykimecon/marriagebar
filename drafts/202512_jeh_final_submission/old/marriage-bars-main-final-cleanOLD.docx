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1C056A90"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w:t>
      </w:r>
      <w:r w:rsidR="00F146DC">
        <w:rPr>
          <w:rFonts w:ascii="Times New Roman" w:hAnsi="Times New Roman" w:cs="Times New Roman"/>
          <w:sz w:val="22"/>
        </w:rPr>
        <w:t xml:space="preserve">white </w:t>
      </w:r>
      <w:r w:rsidRPr="004C2F06">
        <w:rPr>
          <w:rFonts w:ascii="Times New Roman" w:hAnsi="Times New Roman" w:cs="Times New Roman"/>
          <w:sz w:val="22"/>
        </w:rPr>
        <w:t xml:space="preserve">married women teachers by </w:t>
      </w:r>
      <w:r w:rsidR="00F146DC">
        <w:rPr>
          <w:rFonts w:ascii="Times New Roman" w:hAnsi="Times New Roman" w:cs="Times New Roman"/>
          <w:sz w:val="22"/>
        </w:rPr>
        <w:t>4</w:t>
      </w:r>
      <w:r w:rsidRPr="004C2F06">
        <w:rPr>
          <w:rFonts w:ascii="Times New Roman" w:hAnsi="Times New Roman" w:cs="Times New Roman"/>
          <w:sz w:val="22"/>
        </w:rPr>
        <w:t>.</w:t>
      </w:r>
      <w:r w:rsidR="00F146DC">
        <w:rPr>
          <w:rFonts w:ascii="Times New Roman" w:hAnsi="Times New Roman" w:cs="Times New Roman"/>
          <w:sz w:val="22"/>
        </w:rPr>
        <w:t>1</w:t>
      </w:r>
      <w:r w:rsidRPr="004C2F06">
        <w:rPr>
          <w:rFonts w:ascii="Times New Roman" w:hAnsi="Times New Roman" w:cs="Times New Roman"/>
          <w:sz w:val="22"/>
        </w:rPr>
        <w:t xml:space="preserve"> p.p. (2</w:t>
      </w:r>
      <w:r w:rsidR="00F146DC">
        <w:rPr>
          <w:rFonts w:ascii="Times New Roman" w:hAnsi="Times New Roman" w:cs="Times New Roman"/>
          <w:sz w:val="22"/>
        </w:rPr>
        <w:t>6</w:t>
      </w:r>
      <w:r w:rsidRPr="004C2F06">
        <w:rPr>
          <w:rFonts w:ascii="Times New Roman" w:hAnsi="Times New Roman" w:cs="Times New Roman"/>
          <w:sz w:val="22"/>
        </w:rPr>
        <w:t xml:space="preserve">%), </w:t>
      </w:r>
      <w:r w:rsidR="00F146DC">
        <w:rPr>
          <w:rFonts w:ascii="Times New Roman" w:hAnsi="Times New Roman" w:cs="Times New Roman"/>
          <w:sz w:val="22"/>
        </w:rPr>
        <w:t>with no effect on Black teachers.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xml:space="preserve">), we </w:t>
      </w:r>
      <w:r w:rsidRPr="004C2F06">
        <w:rPr>
          <w:rFonts w:ascii="Times New Roman" w:hAnsi="Times New Roman" w:cs="Times New Roman"/>
        </w:rPr>
        <w:lastRenderedPageBreak/>
        <w:t>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45BB4D44"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w:t>
      </w:r>
      <w:r w:rsidR="00F146DC">
        <w:rPr>
          <w:rFonts w:ascii="Times New Roman" w:hAnsi="Times New Roman" w:cs="Times New Roman"/>
        </w:rPr>
        <w:t>1</w:t>
      </w:r>
      <w:r w:rsidRPr="004C2F06">
        <w:rPr>
          <w:rFonts w:ascii="Times New Roman" w:hAnsi="Times New Roman" w:cs="Times New Roman"/>
        </w:rPr>
        <w:t xml:space="preserve"> percentage point (p.p.) increase between 1930 and 1940 (a 26% increase) in the share of</w:t>
      </w:r>
      <w:r w:rsidR="00F146DC">
        <w:rPr>
          <w:rFonts w:ascii="Times New Roman" w:hAnsi="Times New Roman" w:cs="Times New Roman"/>
        </w:rPr>
        <w:t xml:space="preserve"> white</w:t>
      </w:r>
      <w:r w:rsidRPr="004C2F06">
        <w:rPr>
          <w:rFonts w:ascii="Times New Roman" w:hAnsi="Times New Roman" w:cs="Times New Roman"/>
        </w:rPr>
        <w:t xml:space="preserve">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w:t>
      </w:r>
      <w:r w:rsidR="00F146DC">
        <w:rPr>
          <w:rFonts w:ascii="Times New Roman" w:hAnsi="Times New Roman" w:cs="Times New Roman"/>
        </w:rPr>
        <w:t xml:space="preserve">white </w:t>
      </w:r>
      <w:r w:rsidRPr="004C2F06">
        <w:rPr>
          <w:rFonts w:ascii="Times New Roman" w:hAnsi="Times New Roman" w:cs="Times New Roman"/>
        </w:rPr>
        <w:t xml:space="preserve">married woman worked as a teacher also increased by </w:t>
      </w:r>
      <w:r w:rsidR="00F146DC">
        <w:rPr>
          <w:rFonts w:ascii="Times New Roman" w:hAnsi="Times New Roman" w:cs="Times New Roman"/>
        </w:rPr>
        <w:t>20</w:t>
      </w:r>
      <w:r w:rsidRPr="004C2F06">
        <w:rPr>
          <w:rFonts w:ascii="Times New Roman" w:hAnsi="Times New Roman" w:cs="Times New Roman"/>
        </w:rPr>
        <w:t xml:space="preserve">% between 1930 and 1940 in treated counties relative to control ones. </w:t>
      </w:r>
      <w:r w:rsidR="00F146DC">
        <w:rPr>
          <w:rFonts w:ascii="Times New Roman" w:hAnsi="Times New Roman" w:cs="Times New Roman"/>
        </w:rPr>
        <w:t xml:space="preserve">Effects on Black teachers and Black women are not significantly different from zero. </w:t>
      </w:r>
      <w:r w:rsidRPr="004C2F06">
        <w:rPr>
          <w:rFonts w:ascii="Times New Roman" w:hAnsi="Times New Roman" w:cs="Times New Roman"/>
        </w:rPr>
        <w:t xml:space="preserve">Our estimates thus squarely reject the null hypothesis that policy changes aimed at prohibiting employer discrimination against married women had no effect on </w:t>
      </w:r>
      <w:r w:rsidRPr="004C2F06">
        <w:rPr>
          <w:rFonts w:ascii="Times New Roman" w:hAnsi="Times New Roman" w:cs="Times New Roman"/>
        </w:rPr>
        <w:lastRenderedPageBreak/>
        <w:t>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41B7E72"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w:t>
      </w:r>
      <w:r w:rsidRPr="004C2F06">
        <w:rPr>
          <w:rFonts w:ascii="Times New Roman" w:hAnsi="Times New Roman" w:cs="Times New Roman"/>
        </w:rPr>
        <w:lastRenderedPageBreak/>
        <w:t>unmarried women from later becoming teachers. Instead, we find evidence that the laws led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p>
    <w:p w14:paraId="4BEDB19C" w14:textId="1ABDEA70"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w:t>
      </w:r>
      <w:r w:rsidR="001F31E3">
        <w:rPr>
          <w:rFonts w:ascii="Times New Roman" w:hAnsi="Times New Roman" w:cs="Times New Roman"/>
        </w:rPr>
        <w:t xml:space="preserve"> in the context of teaching</w:t>
      </w:r>
      <w:r w:rsidRPr="004C2F06">
        <w:rPr>
          <w:rFonts w:ascii="Times New Roman" w:hAnsi="Times New Roman" w:cs="Times New Roman"/>
        </w:rPr>
        <w:t xml:space="preserve">. Our findings also serve as a cautionary tale: in the presence of gendered social attitudes, the costs of such policies may be borne by other women who are reshuffled to other occupations. </w:t>
      </w:r>
      <w:r w:rsidR="001F31E3">
        <w:rPr>
          <w:rFonts w:ascii="Times New Roman" w:hAnsi="Times New Roman" w:cs="Times New Roman"/>
        </w:rPr>
        <w:t xml:space="preserve">In our setting, while we show that prohibiting marriage bars increased the labor force participation of incumbent teachers </w:t>
      </w:r>
      <w:r w:rsidR="001F31E3">
        <w:rPr>
          <w:rFonts w:ascii="Times New Roman" w:hAnsi="Times New Roman" w:cs="Times New Roman"/>
          <w:i/>
          <w:iCs/>
        </w:rPr>
        <w:t xml:space="preserve">without </w:t>
      </w:r>
      <w:r w:rsidR="001F31E3">
        <w:rPr>
          <w:rFonts w:ascii="Times New Roman" w:hAnsi="Times New Roman" w:cs="Times New Roman"/>
        </w:rPr>
        <w:t xml:space="preserve">decreasing the labor force participation of potential future teachers, because teachers comprised only a small share of the population, we are unable to detect an effect of the prohibitions on all women’s LFP. </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xml:space="preserve">), who documents the use of marriage bars in the early 1900s U.S. and explores employers’ economic justifications for using </w:t>
      </w:r>
      <w:r w:rsidRPr="004C2F06">
        <w:rPr>
          <w:rFonts w:ascii="Times New Roman" w:hAnsi="Times New Roman" w:cs="Times New Roman"/>
        </w:rPr>
        <w:lastRenderedPageBreak/>
        <w:t>these discriminatory practices.</w:t>
      </w:r>
      <w:r w:rsidRPr="004C2F06">
        <w:rPr>
          <w:rFonts w:ascii="Times New Roman" w:hAnsi="Times New Roman" w:cs="Times New Roman"/>
          <w:color w:val="0000FF"/>
          <w:vertAlign w:val="superscript"/>
        </w:rPr>
        <w:footnoteReference w:id="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Our paper provides new evidence of another example of an anti-discrimination policy with unintended consequences: while prohibiting marriage bars led married women’s employment </w:t>
      </w:r>
      <w:r w:rsidRPr="004C2F06">
        <w:rPr>
          <w:rFonts w:ascii="Times New Roman" w:hAnsi="Times New Roman" w:cs="Times New Roman"/>
        </w:rPr>
        <w:lastRenderedPageBreak/>
        <w:t>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In practice, marriage bars were implemented in two ways: married women were either not hired due to their marital status (“hire bars”), or single working women who got married were fired or expected to quit upon marriage (“retain bars”). Employers practiced one or both forms of </w:t>
      </w:r>
      <w:r w:rsidRPr="004C2F06">
        <w:rPr>
          <w:rFonts w:ascii="Times New Roman" w:hAnsi="Times New Roman" w:cs="Times New Roman"/>
        </w:rPr>
        <w:lastRenderedPageBreak/>
        <w:t>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w:t>
      </w:r>
      <w:r w:rsidRPr="004C2F06">
        <w:rPr>
          <w:rFonts w:ascii="Times New Roman" w:hAnsi="Times New Roman" w:cs="Times New Roman"/>
        </w:rPr>
        <w:lastRenderedPageBreak/>
        <w:t xml:space="preserve">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8"/>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xml:space="preserve">). As such, marriage bar </w:t>
      </w:r>
      <w:proofErr w:type="gramStart"/>
      <w:r w:rsidRPr="004C2F06">
        <w:rPr>
          <w:rFonts w:ascii="Times New Roman" w:hAnsi="Times New Roman" w:cs="Times New Roman"/>
        </w:rPr>
        <w:t>use</w:t>
      </w:r>
      <w:proofErr w:type="gramEnd"/>
      <w:r w:rsidRPr="004C2F06">
        <w:rPr>
          <w:rFonts w:ascii="Times New Roman" w:hAnsi="Times New Roman" w:cs="Times New Roman"/>
        </w:rPr>
        <w:t xml:space="preserve"> in the US quickly declined and largely ended by the 1950s and 1960s.</w:t>
      </w:r>
      <w:r w:rsidRPr="004C2F06">
        <w:rPr>
          <w:rFonts w:ascii="Times New Roman" w:hAnsi="Times New Roman" w:cs="Times New Roman"/>
          <w:color w:val="0000FF"/>
          <w:vertAlign w:val="superscript"/>
        </w:rPr>
        <w:footnoteReference w:id="9"/>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22449F9E"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dominated occupation and one of the few socially-accepted occupations for educated women at the time: in 1940, 31% of married women in the workforce with any college were teachers</w:t>
      </w:r>
      <w:r w:rsidR="00BD613F">
        <w:rPr>
          <w:rFonts w:ascii="Times New Roman" w:hAnsi="Times New Roman" w:cs="Times New Roman"/>
        </w:rPr>
        <w:t>.</w:t>
      </w:r>
      <w:r w:rsidR="00BD613F">
        <w:rPr>
          <w:rStyle w:val="FootnoteReference"/>
          <w:rFonts w:ascii="Times New Roman" w:hAnsi="Times New Roman" w:cs="Times New Roman"/>
        </w:rPr>
        <w:footnoteReference w:id="10"/>
      </w:r>
      <w:r w:rsidR="000027EB">
        <w:rPr>
          <w:rFonts w:ascii="Times New Roman" w:hAnsi="Times New Roman" w:cs="Times New Roman"/>
        </w:rPr>
        <w:t xml:space="preserve">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lastRenderedPageBreak/>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w:t>
      </w:r>
      <w:r w:rsidRPr="004C2F06">
        <w:rPr>
          <w:rFonts w:ascii="Times New Roman" w:hAnsi="Times New Roman" w:cs="Times New Roman"/>
        </w:rPr>
        <w:lastRenderedPageBreak/>
        <w:t>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364E409E" w14:textId="77777777" w:rsidR="00121D2B"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w:t>
      </w:r>
    </w:p>
    <w:p w14:paraId="511DAFAA" w14:textId="7CBEC3DA" w:rsidR="00121D2B" w:rsidRDefault="00123F44" w:rsidP="00841B65">
      <w:pPr>
        <w:spacing w:line="420" w:lineRule="auto"/>
        <w:ind w:left="0" w:firstLine="720"/>
        <w:rPr>
          <w:rFonts w:ascii="Times New Roman" w:hAnsi="Times New Roman" w:cs="Times New Roman"/>
        </w:rPr>
      </w:pPr>
      <w:r>
        <w:rPr>
          <w:rFonts w:ascii="Times New Roman" w:hAnsi="Times New Roman" w:cs="Times New Roman"/>
        </w:rPr>
        <w:lastRenderedPageBreak/>
        <w:t xml:space="preserve">Reassuringly, we </w:t>
      </w:r>
      <w:r w:rsidR="009F421F">
        <w:rPr>
          <w:rFonts w:ascii="Times New Roman" w:hAnsi="Times New Roman" w:cs="Times New Roman"/>
        </w:rPr>
        <w:t>find similar linkage rates between treated</w:t>
      </w:r>
      <w:r w:rsidR="009F421F" w:rsidRPr="009F421F">
        <w:rPr>
          <w:rFonts w:ascii="Times New Roman" w:hAnsi="Times New Roman" w:cs="Times New Roman"/>
        </w:rPr>
        <w:t xml:space="preserve"> and control states</w:t>
      </w:r>
      <w:r w:rsidR="002F1986">
        <w:rPr>
          <w:rFonts w:ascii="Times New Roman" w:hAnsi="Times New Roman" w:cs="Times New Roman"/>
        </w:rPr>
        <w:t xml:space="preserve"> over time</w:t>
      </w:r>
      <w:r w:rsidR="00841B65">
        <w:rPr>
          <w:rFonts w:ascii="Times New Roman" w:hAnsi="Times New Roman" w:cs="Times New Roman"/>
        </w:rPr>
        <w:t>.</w:t>
      </w:r>
      <w:r w:rsidR="00841B65" w:rsidRPr="00841B65">
        <w:rPr>
          <w:rStyle w:val="FootnoteReference"/>
          <w:rFonts w:ascii="Times New Roman" w:hAnsi="Times New Roman" w:cs="Times New Roman"/>
        </w:rPr>
        <w:t xml:space="preserve"> </w:t>
      </w:r>
      <w:r w:rsidR="00841B65">
        <w:rPr>
          <w:rStyle w:val="FootnoteReference"/>
          <w:rFonts w:ascii="Times New Roman" w:hAnsi="Times New Roman" w:cs="Times New Roman"/>
        </w:rPr>
        <w:footnoteReference w:id="12"/>
      </w:r>
      <w:r w:rsidR="00841B65">
        <w:rPr>
          <w:rFonts w:ascii="Times New Roman" w:hAnsi="Times New Roman" w:cs="Times New Roman"/>
        </w:rPr>
        <w:t xml:space="preserve"> However,</w:t>
      </w:r>
      <w:r w:rsidR="009F421F">
        <w:rPr>
          <w:rFonts w:ascii="Times New Roman" w:hAnsi="Times New Roman" w:cs="Times New Roman"/>
        </w:rPr>
        <w:t xml:space="preserve"> </w:t>
      </w:r>
      <w:r w:rsidR="00841B65">
        <w:rPr>
          <w:rFonts w:ascii="Times New Roman" w:hAnsi="Times New Roman" w:cs="Times New Roman"/>
        </w:rPr>
        <w:t xml:space="preserve">linkage loss </w:t>
      </w:r>
      <w:r w:rsidR="009F421F">
        <w:rPr>
          <w:rFonts w:ascii="Times New Roman" w:hAnsi="Times New Roman" w:cs="Times New Roman"/>
        </w:rPr>
        <w:t xml:space="preserve">could </w:t>
      </w:r>
      <w:r w:rsidR="00AA7D23">
        <w:rPr>
          <w:rFonts w:ascii="Times New Roman" w:hAnsi="Times New Roman" w:cs="Times New Roman"/>
        </w:rPr>
        <w:t xml:space="preserve">still </w:t>
      </w:r>
      <w:r w:rsidR="009F421F">
        <w:rPr>
          <w:rFonts w:ascii="Times New Roman" w:hAnsi="Times New Roman" w:cs="Times New Roman"/>
        </w:rPr>
        <w:t xml:space="preserve">introduce bias to our results. </w:t>
      </w:r>
      <w:r w:rsidR="00841B65">
        <w:rPr>
          <w:rFonts w:ascii="Times New Roman" w:hAnsi="Times New Roman" w:cs="Times New Roman"/>
        </w:rPr>
        <w:t>For instance,</w:t>
      </w:r>
      <w:r w:rsidR="009F421F">
        <w:rPr>
          <w:rFonts w:ascii="Times New Roman" w:hAnsi="Times New Roman" w:cs="Times New Roman"/>
        </w:rPr>
        <w:t xml:space="preserve"> linkage rates</w:t>
      </w:r>
      <w:r w:rsidR="00121D2B" w:rsidRPr="00121D2B">
        <w:rPr>
          <w:rFonts w:ascii="Times New Roman" w:hAnsi="Times New Roman" w:cs="Times New Roman"/>
        </w:rPr>
        <w:t xml:space="preserve"> </w:t>
      </w:r>
      <w:r w:rsidR="009F421F">
        <w:rPr>
          <w:rFonts w:ascii="Times New Roman" w:hAnsi="Times New Roman" w:cs="Times New Roman"/>
        </w:rPr>
        <w:t>differ by women’s</w:t>
      </w:r>
      <w:r w:rsidR="00121D2B" w:rsidRPr="00121D2B">
        <w:rPr>
          <w:rFonts w:ascii="Times New Roman" w:hAnsi="Times New Roman" w:cs="Times New Roman"/>
        </w:rPr>
        <w:t xml:space="preserve"> marital </w:t>
      </w:r>
      <w:r w:rsidR="00841B65">
        <w:rPr>
          <w:rFonts w:ascii="Times New Roman" w:hAnsi="Times New Roman" w:cs="Times New Roman"/>
        </w:rPr>
        <w:t>and</w:t>
      </w:r>
      <w:r w:rsidR="009F421F">
        <w:rPr>
          <w:rFonts w:ascii="Times New Roman" w:hAnsi="Times New Roman" w:cs="Times New Roman"/>
        </w:rPr>
        <w:t xml:space="preserve"> employment status.</w:t>
      </w:r>
      <w:r w:rsidR="00121D2B" w:rsidRPr="00121D2B">
        <w:rPr>
          <w:rFonts w:ascii="Times New Roman" w:hAnsi="Times New Roman" w:cs="Times New Roman"/>
        </w:rPr>
        <w:t xml:space="preserve"> On one hand, because single women who get married between censuses are less likely to be linked, single women who get married are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married in </w:t>
      </w:r>
      <w:r w:rsidR="00121D2B">
        <w:rPr>
          <w:rFonts w:ascii="Times New Roman" w:hAnsi="Times New Roman" w:cs="Times New Roman"/>
          <w:i/>
          <w:iCs/>
        </w:rPr>
        <w:t xml:space="preserve">t </w:t>
      </w:r>
      <w:r w:rsidR="00121D2B" w:rsidRPr="00121D2B">
        <w:rPr>
          <w:rFonts w:ascii="Times New Roman" w:hAnsi="Times New Roman" w:cs="Times New Roman"/>
        </w:rPr>
        <w:t xml:space="preserve">are attenuated towards zero. On the other hand, single women who stop working because they got married between censuses are also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working in </w:t>
      </w:r>
      <w:r w:rsidR="00121D2B">
        <w:rPr>
          <w:rFonts w:ascii="Times New Roman" w:hAnsi="Times New Roman" w:cs="Times New Roman"/>
          <w:i/>
          <w:iCs/>
        </w:rPr>
        <w:t xml:space="preserve">t </w:t>
      </w:r>
      <w:r w:rsidR="00121D2B" w:rsidRPr="00121D2B">
        <w:rPr>
          <w:rFonts w:ascii="Times New Roman" w:hAnsi="Times New Roman" w:cs="Times New Roman"/>
        </w:rPr>
        <w:t>are upward biased. It is difficult to bound these biases, as doing so would require estimating the number of single women who get married whom we are unable to link, which is inherently unobserved. However, what we can say is that our main estimate of interest in our linked analyses</w:t>
      </w:r>
      <w:r w:rsidR="00121D2B">
        <w:rPr>
          <w:rFonts w:ascii="Times New Roman" w:hAnsi="Times New Roman" w:cs="Times New Roman"/>
        </w:rPr>
        <w:t xml:space="preserve"> – </w:t>
      </w:r>
      <w:r w:rsidR="00121D2B" w:rsidRPr="00121D2B">
        <w:rPr>
          <w:rFonts w:ascii="Times New Roman" w:hAnsi="Times New Roman" w:cs="Times New Roman"/>
        </w:rPr>
        <w:t xml:space="preserve">that is, the effect of the prohibitions on the likelihood that women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become married women teachers in </w:t>
      </w:r>
      <w:r w:rsidR="00121D2B">
        <w:rPr>
          <w:rFonts w:ascii="Times New Roman" w:hAnsi="Times New Roman" w:cs="Times New Roman"/>
          <w:i/>
          <w:iCs/>
        </w:rPr>
        <w:t>t</w:t>
      </w:r>
      <w:r w:rsidR="00121D2B">
        <w:rPr>
          <w:rFonts w:ascii="Times New Roman" w:hAnsi="Times New Roman" w:cs="Times New Roman"/>
        </w:rPr>
        <w:t xml:space="preserve"> – </w:t>
      </w:r>
      <w:r w:rsidR="00121D2B" w:rsidRPr="00121D2B">
        <w:rPr>
          <w:rFonts w:ascii="Times New Roman" w:hAnsi="Times New Roman" w:cs="Times New Roman"/>
        </w:rPr>
        <w:t>is ambiguously biased due to linkage loss, given it is subject to two sources of bias that go in opposite directions and could even negate each other.</w:t>
      </w:r>
    </w:p>
    <w:p w14:paraId="3FEC09B6" w14:textId="2F443F4D" w:rsidR="00841B65" w:rsidRPr="002322AE" w:rsidRDefault="002F1986" w:rsidP="00B16A1A">
      <w:pPr>
        <w:spacing w:line="420" w:lineRule="auto"/>
        <w:ind w:left="0" w:firstLine="720"/>
        <w:rPr>
          <w:rFonts w:ascii="Times New Roman" w:hAnsi="Times New Roman" w:cs="Times New Roman"/>
        </w:rPr>
      </w:pPr>
      <w:r>
        <w:rPr>
          <w:rFonts w:ascii="Times New Roman" w:hAnsi="Times New Roman" w:cs="Times New Roman"/>
        </w:rPr>
        <w:t xml:space="preserve">Another potential concern is that linkage rates may differ by women’s level of education. </w:t>
      </w:r>
      <w:r w:rsidR="002322AE">
        <w:rPr>
          <w:rFonts w:ascii="Times New Roman" w:hAnsi="Times New Roman" w:cs="Times New Roman"/>
        </w:rPr>
        <w:t xml:space="preserve">If more educated women are more able </w:t>
      </w:r>
      <w:r w:rsidR="005571D6">
        <w:rPr>
          <w:rFonts w:ascii="Times New Roman" w:hAnsi="Times New Roman" w:cs="Times New Roman"/>
        </w:rPr>
        <w:t xml:space="preserve">to find employment </w:t>
      </w:r>
      <w:r w:rsidR="002322AE">
        <w:rPr>
          <w:rFonts w:ascii="Times New Roman" w:hAnsi="Times New Roman" w:cs="Times New Roman"/>
        </w:rPr>
        <w:t xml:space="preserve">and more likely to stay unmarried, then the unmarried women we are able to link across censuses may be selected on higher education. As a result, using the linked data, we may obtain upward-biased estimates of the employment effects of the prohibitions on unmarried women, as the </w:t>
      </w:r>
      <w:r w:rsidR="00AA7D23">
        <w:rPr>
          <w:rFonts w:ascii="Times New Roman" w:hAnsi="Times New Roman" w:cs="Times New Roman"/>
        </w:rPr>
        <w:t>linked women</w:t>
      </w:r>
      <w:r w:rsidR="002322AE">
        <w:rPr>
          <w:rFonts w:ascii="Times New Roman" w:hAnsi="Times New Roman" w:cs="Times New Roman"/>
        </w:rPr>
        <w:t xml:space="preserve"> would be more likely</w:t>
      </w:r>
      <w:r w:rsidR="00AA7D23">
        <w:rPr>
          <w:rFonts w:ascii="Times New Roman" w:hAnsi="Times New Roman" w:cs="Times New Roman"/>
        </w:rPr>
        <w:t xml:space="preserve"> to work</w:t>
      </w:r>
      <w:r w:rsidR="002322AE">
        <w:rPr>
          <w:rFonts w:ascii="Times New Roman" w:hAnsi="Times New Roman" w:cs="Times New Roman"/>
        </w:rPr>
        <w:t xml:space="preserve"> than the average unmarried woman. It is difficult, however, for us to bound this bias, as education is not available in the census until 1940.  </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4"/>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5"/>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6"/>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78AC3D35"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w:t>
      </w:r>
      <w:r w:rsidR="000027EB">
        <w:rPr>
          <w:rFonts w:ascii="Times New Roman" w:hAnsi="Times New Roman" w:cs="Times New Roman"/>
        </w:rPr>
        <w:t>s</w:t>
      </w:r>
      <w:r w:rsidRPr="004C2F06">
        <w:rPr>
          <w:rFonts w:ascii="Times New Roman" w:hAnsi="Times New Roman" w:cs="Times New Roman"/>
        </w:rPr>
        <w:t xml:space="preserve"> of interest </w:t>
      </w:r>
      <w:r w:rsidR="000027EB">
        <w:rPr>
          <w:rFonts w:ascii="Times New Roman" w:hAnsi="Times New Roman" w:cs="Times New Roman"/>
        </w:rPr>
        <w:t>are</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1940</m:t>
            </m:r>
          </m:sub>
          <m:sup>
            <m:r>
              <w:rPr>
                <w:rFonts w:ascii="Cambria Math" w:hAnsi="Cambria Math" w:cs="Times New Roman"/>
              </w:rPr>
              <m:t>DD</m:t>
            </m:r>
          </m:sup>
        </m:sSubSup>
      </m:oMath>
      <w:r w:rsidR="000027EB">
        <w:rPr>
          <w:rFonts w:ascii="Times New Roman"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1950</m:t>
            </m:r>
          </m:sub>
          <m:sup>
            <m:r>
              <w:rPr>
                <w:rFonts w:ascii="Cambria Math" w:hAnsi="Cambria Math" w:cs="Times New Roman"/>
              </w:rPr>
              <m:t>DD</m:t>
            </m:r>
          </m:sup>
        </m:sSubSup>
      </m:oMath>
      <w:r w:rsidR="000027EB">
        <w:rPr>
          <w:rFonts w:ascii="Times New Roman" w:hAnsi="Times New Roman" w:cs="Times New Roman"/>
        </w:rPr>
        <w:t xml:space="preserve"> </w:t>
      </w:r>
      <w:r w:rsidRPr="004C2F06">
        <w:rPr>
          <w:rFonts w:ascii="Times New Roman" w:hAnsi="Times New Roman" w:cs="Times New Roman"/>
        </w:rPr>
        <w:t xml:space="preserve">which, under certain assumptions, captures the effect of being in a treated state in </w:t>
      </w:r>
      <w:r w:rsidR="000027EB">
        <w:rPr>
          <w:rFonts w:ascii="Times New Roman" w:hAnsi="Times New Roman" w:cs="Times New Roman"/>
        </w:rPr>
        <w:t>1940 and 1950</w:t>
      </w:r>
      <w:r w:rsidRPr="004C2F06">
        <w:rPr>
          <w:rFonts w:ascii="Times New Roman" w:hAnsi="Times New Roman" w:cs="Times New Roman"/>
          <w:i/>
        </w:rPr>
        <w:t xml:space="preserve">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8"/>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5"/>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6"/>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7"/>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7604F1F2"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w:t>
      </w:r>
      <w:r w:rsidR="000027EB">
        <w:rPr>
          <w:rFonts w:ascii="Times New Roman" w:hAnsi="Times New Roman" w:cs="Times New Roman"/>
        </w:rPr>
        <w:t>resulted in higher</w:t>
      </w:r>
      <w:r w:rsidR="000027EB" w:rsidRPr="004C2F06">
        <w:rPr>
          <w:rFonts w:ascii="Times New Roman" w:hAnsi="Times New Roman" w:cs="Times New Roman"/>
        </w:rPr>
        <w:t xml:space="preserve"> </w:t>
      </w:r>
      <w:r w:rsidR="000027EB">
        <w:rPr>
          <w:rFonts w:ascii="Times New Roman" w:hAnsi="Times New Roman" w:cs="Times New Roman"/>
        </w:rPr>
        <w:t>average occupational</w:t>
      </w:r>
      <w:r w:rsidR="000027EB" w:rsidRPr="004C2F06">
        <w:rPr>
          <w:rFonts w:ascii="Times New Roman" w:hAnsi="Times New Roman" w:cs="Times New Roman"/>
        </w:rPr>
        <w:t xml:space="preserve"> </w:t>
      </w:r>
      <w:r w:rsidRPr="004C2F06">
        <w:rPr>
          <w:rFonts w:ascii="Times New Roman" w:hAnsi="Times New Roman" w:cs="Times New Roman"/>
        </w:rPr>
        <w:t>scores and labor force participation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8"/>
      </w:r>
    </w:p>
    <w:p w14:paraId="2AB9DB3F" w14:textId="1535DFAF" w:rsidR="00B61ED3" w:rsidRPr="004C2F06" w:rsidRDefault="00DE42DB" w:rsidP="00B01099">
      <w:pPr>
        <w:spacing w:line="420" w:lineRule="auto"/>
        <w:ind w:left="-15" w:firstLine="468"/>
        <w:rPr>
          <w:rFonts w:ascii="Times New Roman" w:hAnsi="Times New Roman" w:cs="Times New Roman"/>
        </w:rPr>
      </w:pPr>
      <w:r>
        <w:rPr>
          <w:rFonts w:ascii="Times New Roman" w:hAnsi="Times New Roman" w:cs="Times New Roman"/>
        </w:rPr>
        <w:lastRenderedPageBreak/>
        <w:t xml:space="preserve">In summary, we show that the prohibitions pulled married women into the workforce, both through the retention of incumbent teachers who got married and through the increased hiring of </w:t>
      </w:r>
      <w:r w:rsidR="00B01099">
        <w:rPr>
          <w:rFonts w:ascii="Times New Roman" w:hAnsi="Times New Roman" w:cs="Times New Roman"/>
        </w:rPr>
        <w:t xml:space="preserve">women who were originally outside of the labor force. We also show that this effect did not come at the expense of incumbent teachers who remained unmarried—these teachers </w:t>
      </w:r>
      <w:r w:rsidRPr="004C2F06">
        <w:rPr>
          <w:rFonts w:ascii="Times New Roman" w:hAnsi="Times New Roman" w:cs="Times New Roman"/>
        </w:rPr>
        <w:t xml:space="preserve">maintained the same rate of LFP, either in teaching or in jobs that paid similarly to teaching (Online Appendix Table B5, Columns 2 and 4). </w:t>
      </w:r>
      <w:r w:rsidR="00B01099">
        <w:rPr>
          <w:rFonts w:ascii="Times New Roman" w:hAnsi="Times New Roman" w:cs="Times New Roman"/>
        </w:rPr>
        <w:t xml:space="preserve">Together, these results suggest that the prohibitions had a net positive impact on women’s labor force participation. </w:t>
      </w:r>
      <w:r w:rsidR="00B61ED3">
        <w:rPr>
          <w:rFonts w:ascii="Times New Roman" w:hAnsi="Times New Roman" w:cs="Times New Roman"/>
        </w:rPr>
        <w:t>That said</w:t>
      </w:r>
      <w:r w:rsidR="00B61ED3" w:rsidRPr="004C2F06">
        <w:rPr>
          <w:rFonts w:ascii="Times New Roman" w:hAnsi="Times New Roman" w:cs="Times New Roman"/>
        </w:rPr>
        <w:t xml:space="preserve">, </w:t>
      </w:r>
      <w:r w:rsidR="00B61ED3">
        <w:rPr>
          <w:rFonts w:ascii="Times New Roman" w:hAnsi="Times New Roman" w:cs="Times New Roman"/>
        </w:rPr>
        <w:t xml:space="preserve">because </w:t>
      </w:r>
      <w:r w:rsidR="00B61ED3" w:rsidRPr="004C2F06">
        <w:rPr>
          <w:rFonts w:ascii="Times New Roman" w:hAnsi="Times New Roman" w:cs="Times New Roman"/>
        </w:rPr>
        <w:t>teachers comprised only a small share of all women (2.2% of working-age women in 1930)</w:t>
      </w:r>
      <w:r w:rsidR="00B61ED3">
        <w:rPr>
          <w:rFonts w:ascii="Times New Roman" w:hAnsi="Times New Roman" w:cs="Times New Roman"/>
        </w:rPr>
        <w:t xml:space="preserve">, </w:t>
      </w:r>
      <w:r w:rsidR="00B61ED3" w:rsidRPr="004C2F06">
        <w:rPr>
          <w:rFonts w:ascii="Times New Roman" w:hAnsi="Times New Roman" w:cs="Times New Roman"/>
        </w:rPr>
        <w:t>we detect no</w:t>
      </w:r>
      <w:r w:rsidR="00B61ED3">
        <w:rPr>
          <w:rFonts w:ascii="Times New Roman" w:hAnsi="Times New Roman" w:cs="Times New Roman"/>
        </w:rPr>
        <w:t xml:space="preserve"> statistically significant</w:t>
      </w:r>
      <w:r w:rsidR="00B61ED3" w:rsidRPr="004C2F06">
        <w:rPr>
          <w:rFonts w:ascii="Times New Roman" w:hAnsi="Times New Roman" w:cs="Times New Roman"/>
        </w:rPr>
        <w:t xml:space="preserve"> effect of the prohibitions on the overall LFP of women, as shown in Online Appendix Table B8</w:t>
      </w:r>
      <w:r w:rsidR="00B01099">
        <w:rPr>
          <w:rFonts w:ascii="Times New Roman" w:hAnsi="Times New Roman" w:cs="Times New Roman"/>
        </w:rPr>
        <w:t xml:space="preserve"> (Ruggles, Nelson, Sobek, et al. 2024)</w:t>
      </w:r>
      <w:r w:rsidR="00B61ED3" w:rsidRPr="004C2F06">
        <w:rPr>
          <w:rFonts w:ascii="Times New Roman" w:hAnsi="Times New Roman" w:cs="Times New Roman"/>
        </w:rPr>
        <w:t xml:space="preserve">. </w:t>
      </w:r>
    </w:p>
    <w:p w14:paraId="63A29FFB" w14:textId="371CB742" w:rsidR="003C25C8" w:rsidRPr="004C2F06" w:rsidRDefault="003C25C8" w:rsidP="004E2DB5">
      <w:pPr>
        <w:spacing w:after="427" w:line="420" w:lineRule="auto"/>
        <w:ind w:left="-15" w:firstLine="468"/>
        <w:rPr>
          <w:rFonts w:ascii="Times New Roman" w:hAnsi="Times New Roman" w:cs="Times New Roman"/>
        </w:rPr>
      </w:pP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1E40FCD"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w:t>
      </w:r>
      <w:r w:rsidR="00B01099">
        <w:rPr>
          <w:rFonts w:ascii="Times New Roman" w:hAnsi="Times New Roman" w:cs="Times New Roman"/>
        </w:rPr>
        <w:t>show</w:t>
      </w:r>
      <w:r w:rsidR="00B01099" w:rsidRPr="004C2F06">
        <w:rPr>
          <w:rFonts w:ascii="Times New Roman" w:hAnsi="Times New Roman" w:cs="Times New Roman"/>
        </w:rPr>
        <w:t xml:space="preserve"> </w:t>
      </w:r>
      <w:r w:rsidRPr="004C2F06">
        <w:rPr>
          <w:rFonts w:ascii="Times New Roman" w:hAnsi="Times New Roman" w:cs="Times New Roman"/>
        </w:rPr>
        <w:t>that the policy pulled white married women into teaching who would have otherwise not been in the labor force</w:t>
      </w:r>
      <w:r w:rsidR="00B01099">
        <w:rPr>
          <w:rFonts w:ascii="Times New Roman" w:hAnsi="Times New Roman" w:cs="Times New Roman"/>
        </w:rPr>
        <w:t xml:space="preserve">, and </w:t>
      </w:r>
      <w:r w:rsidR="00B01099" w:rsidRPr="004C2F06">
        <w:rPr>
          <w:rFonts w:ascii="Times New Roman" w:hAnsi="Times New Roman" w:cs="Times New Roman"/>
        </w:rPr>
        <w:t>while the policy did displace some unmarried women</w:t>
      </w:r>
      <w:r w:rsidR="00B01099">
        <w:rPr>
          <w:rFonts w:ascii="Times New Roman" w:hAnsi="Times New Roman" w:cs="Times New Roman"/>
        </w:rPr>
        <w:t xml:space="preserve"> from teaching, they largely switched into </w:t>
      </w:r>
      <w:r w:rsidR="00B01099">
        <w:rPr>
          <w:rFonts w:ascii="Times New Roman" w:hAnsi="Times New Roman" w:cs="Times New Roman"/>
        </w:rPr>
        <w:lastRenderedPageBreak/>
        <w:t xml:space="preserve">other </w:t>
      </w:r>
      <w:r w:rsidR="00ED1F02">
        <w:rPr>
          <w:rFonts w:ascii="Times New Roman" w:hAnsi="Times New Roman" w:cs="Times New Roman"/>
        </w:rPr>
        <w:t>occupations and did not reduce their labor force participation</w:t>
      </w:r>
      <w:r w:rsidR="00B01099">
        <w:rPr>
          <w:rFonts w:ascii="Times New Roman" w:hAnsi="Times New Roman" w:cs="Times New Roman"/>
        </w:rPr>
        <w:t>.</w:t>
      </w:r>
      <w:r w:rsidRPr="004C2F06">
        <w:rPr>
          <w:rFonts w:ascii="Times New Roman" w:hAnsi="Times New Roman" w:cs="Times New Roman"/>
        </w:rPr>
        <w:t xml:space="preserv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7241E6A9"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75F99256"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lastRenderedPageBreak/>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07ABE3D1"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lastRenderedPageBreak/>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3884529D"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5DE1C96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lastRenderedPageBreak/>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w:pict>
              <v:group w14:anchorId="312ECC20" id="Group 46456" o:spid="_x0000_s1026" style="width:590.3pt;height:2.4pt;mso-position-horizontal-relative:char;mso-position-vertical-relative:line" coordsize="7497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">
                <v:shape id="Shape 2381" o:spid="_x0000_s1027" style="position:absolute;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" path="m,l7497001,e" filled="f" strokeweight=".14042mm">
                  <v:stroke miterlimit="83231f" joinstyle="miter"/>
                  <v:path arrowok="t" textboxrect="0,0,7497001,0"/>
                </v:shape>
                <v:shape id="Shape 2382" o:spid="_x0000_s1028" style="position:absolute;top:303;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" path="m,l7497001,e" filled="f" strokeweight=".14042mm">
                  <v:stroke miterlimit="83231f" joinstyle="miter"/>
                  <v:path arrowok="t" textboxrect="0,0,7497001,0"/>
                </v:shape>
                <w10:anchorlock/>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 xml:space="preserve">All </w:t>
      </w:r>
      <w:proofErr w:type="gramStart"/>
      <w:r w:rsidRPr="004C2F06">
        <w:rPr>
          <w:rFonts w:ascii="Times New Roman" w:hAnsi="Times New Roman" w:cs="Times New Roman"/>
          <w:sz w:val="20"/>
        </w:rPr>
        <w:t>teachers</w:t>
      </w:r>
      <w:proofErr w:type="gramEnd"/>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1900C34E"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w:t>
      </w:r>
      <w:ins w:id="0" w:author="Amy Kim" w:date="2025-12-22T16:27:00Z">
        <w:r w:rsidR="00C25443">
          <w:rPr>
            <w:rFonts w:ascii="Times New Roman" w:hAnsi="Times New Roman" w:cs="Times New Roman"/>
            <w:sz w:val="17"/>
          </w:rPr>
          <w:t xml:space="preserve"> white</w:t>
        </w:r>
      </w:ins>
      <w:r w:rsidRPr="004C2F06">
        <w:rPr>
          <w:rFonts w:ascii="Times New Roman" w:hAnsi="Times New Roman" w:cs="Times New Roman"/>
          <w:sz w:val="17"/>
        </w:rPr>
        <w:t xml:space="preserve">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proofErr w:type="gramStart"/>
            <w:r w:rsidRPr="004C2F06">
              <w:rPr>
                <w:rFonts w:ascii="Times New Roman" w:hAnsi="Times New Roman" w:cs="Times New Roman"/>
                <w:sz w:val="17"/>
              </w:rPr>
              <w:t>Pr(</w:t>
            </w:r>
            <w:proofErr w:type="gramEnd"/>
            <w:r w:rsidRPr="004C2F06">
              <w:rPr>
                <w:rFonts w:ascii="Times New Roman" w:hAnsi="Times New Roman" w:cs="Times New Roman"/>
                <w:sz w:val="17"/>
              </w:rPr>
              <w:t xml:space="preserve">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5AC4F053"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w:t>
      </w:r>
      <w:ins w:id="1" w:author="Amy Kim" w:date="2025-12-22T16:25:00Z">
        <w:r w:rsidR="00C25443">
          <w:rPr>
            <w:rFonts w:ascii="Times New Roman" w:hAnsi="Times New Roman" w:cs="Times New Roman"/>
            <w:sz w:val="19"/>
          </w:rPr>
          <w:t xml:space="preserve"> white</w:t>
        </w:r>
      </w:ins>
      <w:r w:rsidRPr="004C2F06">
        <w:rPr>
          <w:rFonts w:ascii="Times New Roman" w:hAnsi="Times New Roman" w:cs="Times New Roman"/>
          <w:sz w:val="19"/>
        </w:rPr>
        <w:t xml:space="preserve">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6F32A77C"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del w:id="2" w:author="Amy Kim" w:date="2025-12-22T16:25:00Z">
              <w:r w:rsidRPr="00E04E18" w:rsidDel="00C25443">
                <w:rPr>
                  <w:rFonts w:ascii="Times New Roman" w:hAnsi="Times New Roman" w:cs="Times New Roman"/>
                  <w:sz w:val="20"/>
                  <w:szCs w:val="20"/>
                </w:rPr>
                <w:delText>1775</w:delText>
              </w:r>
            </w:del>
            <w:ins w:id="3" w:author="Amy Kim" w:date="2025-12-22T16:25:00Z">
              <w:r w:rsidR="00C25443" w:rsidRPr="00E04E18">
                <w:rPr>
                  <w:rFonts w:ascii="Times New Roman" w:hAnsi="Times New Roman" w:cs="Times New Roman"/>
                  <w:sz w:val="20"/>
                  <w:szCs w:val="20"/>
                </w:rPr>
                <w:t>1</w:t>
              </w:r>
              <w:r w:rsidR="00C25443">
                <w:rPr>
                  <w:rFonts w:ascii="Times New Roman" w:hAnsi="Times New Roman" w:cs="Times New Roman"/>
                  <w:sz w:val="20"/>
                  <w:szCs w:val="20"/>
                </w:rPr>
                <w:t>557</w:t>
              </w:r>
            </w:ins>
          </w:p>
        </w:tc>
        <w:tc>
          <w:tcPr>
            <w:tcW w:w="1671" w:type="dxa"/>
            <w:tcBorders>
              <w:top w:val="single" w:sz="3" w:space="0" w:color="000000"/>
              <w:left w:val="nil"/>
              <w:bottom w:val="nil"/>
              <w:right w:val="nil"/>
            </w:tcBorders>
          </w:tcPr>
          <w:p w14:paraId="4422F28E" w14:textId="6F9C8F6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del w:id="4" w:author="Amy Kim" w:date="2025-12-22T16:25:00Z">
              <w:r w:rsidRPr="00E04E18" w:rsidDel="00C25443">
                <w:rPr>
                  <w:rFonts w:ascii="Times New Roman" w:hAnsi="Times New Roman" w:cs="Times New Roman"/>
                  <w:sz w:val="20"/>
                  <w:szCs w:val="20"/>
                </w:rPr>
                <w:delText>2185</w:delText>
              </w:r>
            </w:del>
            <w:ins w:id="5" w:author="Amy Kim" w:date="2025-12-22T16:25:00Z">
              <w:r w:rsidR="00C25443" w:rsidRPr="00E04E18">
                <w:rPr>
                  <w:rFonts w:ascii="Times New Roman" w:hAnsi="Times New Roman" w:cs="Times New Roman"/>
                  <w:sz w:val="20"/>
                  <w:szCs w:val="20"/>
                </w:rPr>
                <w:t>21</w:t>
              </w:r>
              <w:r w:rsidR="00C25443">
                <w:rPr>
                  <w:rFonts w:ascii="Times New Roman" w:hAnsi="Times New Roman" w:cs="Times New Roman"/>
                  <w:sz w:val="20"/>
                  <w:szCs w:val="20"/>
                </w:rPr>
                <w:t>66</w:t>
              </w:r>
            </w:ins>
          </w:p>
        </w:tc>
        <w:tc>
          <w:tcPr>
            <w:tcW w:w="1671" w:type="dxa"/>
            <w:tcBorders>
              <w:top w:val="single" w:sz="3" w:space="0" w:color="000000"/>
              <w:left w:val="nil"/>
              <w:bottom w:val="nil"/>
              <w:right w:val="nil"/>
            </w:tcBorders>
          </w:tcPr>
          <w:p w14:paraId="1C3DD69A" w14:textId="53FBC37A"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del w:id="6" w:author="Amy Kim" w:date="2025-12-22T16:25:00Z">
              <w:r w:rsidRPr="00E04E18" w:rsidDel="00C25443">
                <w:rPr>
                  <w:rFonts w:ascii="Times New Roman" w:hAnsi="Times New Roman" w:cs="Times New Roman"/>
                  <w:sz w:val="20"/>
                  <w:szCs w:val="20"/>
                </w:rPr>
                <w:delText>604</w:delText>
              </w:r>
            </w:del>
            <w:ins w:id="7" w:author="Amy Kim" w:date="2025-12-22T16:25:00Z">
              <w:r w:rsidR="00C25443" w:rsidRPr="00E04E18">
                <w:rPr>
                  <w:rFonts w:ascii="Times New Roman" w:hAnsi="Times New Roman" w:cs="Times New Roman"/>
                  <w:sz w:val="20"/>
                  <w:szCs w:val="20"/>
                </w:rPr>
                <w:t>6</w:t>
              </w:r>
              <w:r w:rsidR="00C25443">
                <w:rPr>
                  <w:rFonts w:ascii="Times New Roman" w:hAnsi="Times New Roman" w:cs="Times New Roman"/>
                  <w:sz w:val="20"/>
                  <w:szCs w:val="20"/>
                </w:rPr>
                <w:t>277</w:t>
              </w:r>
            </w:ins>
          </w:p>
        </w:tc>
        <w:tc>
          <w:tcPr>
            <w:tcW w:w="1671" w:type="dxa"/>
            <w:gridSpan w:val="2"/>
            <w:tcBorders>
              <w:top w:val="single" w:sz="3" w:space="0" w:color="000000"/>
              <w:left w:val="nil"/>
              <w:bottom w:val="nil"/>
              <w:right w:val="nil"/>
            </w:tcBorders>
          </w:tcPr>
          <w:p w14:paraId="0EBE4CAE" w14:textId="1B685206"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w:t>
            </w:r>
            <w:del w:id="8" w:author="Amy Kim" w:date="2025-12-22T16:25:00Z">
              <w:r w:rsidRPr="00E04E18" w:rsidDel="00C25443">
                <w:rPr>
                  <w:rFonts w:ascii="Times New Roman" w:hAnsi="Times New Roman" w:cs="Times New Roman"/>
                  <w:sz w:val="20"/>
                  <w:szCs w:val="20"/>
                </w:rPr>
                <w:delText>88.2</w:delText>
              </w:r>
            </w:del>
            <w:ins w:id="9" w:author="Amy Kim" w:date="2025-12-22T16:25:00Z">
              <w:r w:rsidR="00C25443">
                <w:rPr>
                  <w:rFonts w:ascii="Times New Roman" w:hAnsi="Times New Roman" w:cs="Times New Roman"/>
                  <w:sz w:val="20"/>
                  <w:szCs w:val="20"/>
                </w:rPr>
                <w:t>55.4</w:t>
              </w:r>
            </w:ins>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67D4265D"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368DF788"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w:t>
      </w:r>
      <w:ins w:id="10" w:author="Amy Kim" w:date="2025-12-22T16:27:00Z">
        <w:r w:rsidR="00C25443">
          <w:rPr>
            <w:rFonts w:ascii="Times New Roman" w:hAnsi="Times New Roman" w:cs="Times New Roman"/>
            <w:sz w:val="20"/>
          </w:rPr>
          <w:t xml:space="preserve"> white</w:t>
        </w:r>
      </w:ins>
      <w:r w:rsidRPr="004C2F06">
        <w:rPr>
          <w:rFonts w:ascii="Times New Roman" w:hAnsi="Times New Roman" w:cs="Times New Roman"/>
          <w:sz w:val="20"/>
        </w:rPr>
        <w:t xml:space="preserve">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2638216"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del w:id="11" w:author="Amy Kim" w:date="2025-12-22T16:26:00Z">
              <w:r w:rsidRPr="00E11FF3" w:rsidDel="00C25443">
                <w:rPr>
                  <w:rFonts w:ascii="Times New Roman" w:hAnsi="Times New Roman" w:cs="Times New Roman"/>
                  <w:sz w:val="20"/>
                  <w:szCs w:val="20"/>
                </w:rPr>
                <w:delText>4244</w:delText>
              </w:r>
            </w:del>
            <w:ins w:id="12" w:author="Amy Kim" w:date="2025-12-22T16:26:00Z">
              <w:r w:rsidR="00C25443" w:rsidRPr="00E11FF3">
                <w:rPr>
                  <w:rFonts w:ascii="Times New Roman" w:hAnsi="Times New Roman" w:cs="Times New Roman"/>
                  <w:sz w:val="20"/>
                  <w:szCs w:val="20"/>
                </w:rPr>
                <w:t>4</w:t>
              </w:r>
              <w:r w:rsidR="00C25443">
                <w:rPr>
                  <w:rFonts w:ascii="Times New Roman" w:hAnsi="Times New Roman" w:cs="Times New Roman"/>
                  <w:sz w:val="20"/>
                  <w:szCs w:val="20"/>
                </w:rPr>
                <w:t>109</w:t>
              </w:r>
            </w:ins>
          </w:p>
        </w:tc>
        <w:tc>
          <w:tcPr>
            <w:tcW w:w="1645" w:type="dxa"/>
            <w:tcBorders>
              <w:top w:val="single" w:sz="3" w:space="0" w:color="000000"/>
              <w:left w:val="nil"/>
              <w:bottom w:val="nil"/>
              <w:right w:val="nil"/>
            </w:tcBorders>
          </w:tcPr>
          <w:p w14:paraId="2EB91F3C" w14:textId="45516EAE"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del w:id="13" w:author="Amy Kim" w:date="2025-12-22T16:26:00Z">
              <w:r w:rsidRPr="00E11FF3" w:rsidDel="00C25443">
                <w:rPr>
                  <w:rFonts w:ascii="Times New Roman" w:hAnsi="Times New Roman" w:cs="Times New Roman"/>
                  <w:sz w:val="20"/>
                  <w:szCs w:val="20"/>
                </w:rPr>
                <w:delText>2520</w:delText>
              </w:r>
            </w:del>
            <w:ins w:id="14" w:author="Amy Kim" w:date="2025-12-22T16:26:00Z">
              <w:r w:rsidR="00C25443" w:rsidRPr="00E11FF3">
                <w:rPr>
                  <w:rFonts w:ascii="Times New Roman" w:hAnsi="Times New Roman" w:cs="Times New Roman"/>
                  <w:sz w:val="20"/>
                  <w:szCs w:val="20"/>
                </w:rPr>
                <w:t>2</w:t>
              </w:r>
              <w:r w:rsidR="00C25443">
                <w:rPr>
                  <w:rFonts w:ascii="Times New Roman" w:hAnsi="Times New Roman" w:cs="Times New Roman"/>
                  <w:sz w:val="20"/>
                  <w:szCs w:val="20"/>
                </w:rPr>
                <w:t>417</w:t>
              </w:r>
            </w:ins>
          </w:p>
        </w:tc>
        <w:tc>
          <w:tcPr>
            <w:tcW w:w="1700" w:type="dxa"/>
            <w:tcBorders>
              <w:top w:val="single" w:sz="3" w:space="0" w:color="000000"/>
              <w:left w:val="nil"/>
              <w:bottom w:val="nil"/>
              <w:right w:val="nil"/>
            </w:tcBorders>
          </w:tcPr>
          <w:p w14:paraId="0EF0001D" w14:textId="49E21B0F"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del w:id="15" w:author="Amy Kim" w:date="2025-12-22T16:26:00Z">
              <w:r w:rsidRPr="00E11FF3" w:rsidDel="00C25443">
                <w:rPr>
                  <w:rFonts w:ascii="Times New Roman" w:hAnsi="Times New Roman" w:cs="Times New Roman"/>
                  <w:sz w:val="20"/>
                  <w:szCs w:val="20"/>
                </w:rPr>
                <w:delText>0907</w:delText>
              </w:r>
            </w:del>
            <w:ins w:id="16" w:author="Amy Kim" w:date="2025-12-22T16:26:00Z">
              <w:r w:rsidR="00C25443" w:rsidRPr="00E11FF3">
                <w:rPr>
                  <w:rFonts w:ascii="Times New Roman" w:hAnsi="Times New Roman" w:cs="Times New Roman"/>
                  <w:sz w:val="20"/>
                  <w:szCs w:val="20"/>
                </w:rPr>
                <w:t>0</w:t>
              </w:r>
              <w:r w:rsidR="00C25443">
                <w:rPr>
                  <w:rFonts w:ascii="Times New Roman" w:hAnsi="Times New Roman" w:cs="Times New Roman"/>
                  <w:sz w:val="20"/>
                  <w:szCs w:val="20"/>
                </w:rPr>
                <w:t>874</w:t>
              </w:r>
            </w:ins>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2EA5EE3D"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ins w:id="17" w:author="Amy Kim" w:date="2025-12-22T16:26:00Z">
        <w:r w:rsidR="00C25443" w:rsidRPr="00C25443">
          <w:rPr>
            <w:rFonts w:ascii="Times New Roman" w:hAnsi="Times New Roman" w:cs="Times New Roman"/>
            <w:sz w:val="17"/>
          </w:rPr>
          <w:t xml:space="preserve"> </w:t>
        </w:r>
      </w:ins>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719F30F2">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04093E1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18A16E18">
            <wp:extent cx="5120640"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A45F3A8">
            <wp:extent cx="5120640" cy="3200400"/>
            <wp:effectExtent l="0" t="0" r="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D19EE" w14:textId="77777777" w:rsidR="003A00F6" w:rsidRDefault="003A00F6">
      <w:pPr>
        <w:spacing w:after="0" w:line="240" w:lineRule="auto"/>
      </w:pPr>
      <w:r>
        <w:separator/>
      </w:r>
    </w:p>
  </w:endnote>
  <w:endnote w:type="continuationSeparator" w:id="0">
    <w:p w14:paraId="56C5C929" w14:textId="77777777" w:rsidR="003A00F6" w:rsidRDefault="003A0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9BEC5" w14:textId="77777777" w:rsidR="003A00F6" w:rsidRDefault="003A00F6">
      <w:pPr>
        <w:spacing w:after="21" w:line="253" w:lineRule="auto"/>
        <w:ind w:left="0" w:firstLine="332"/>
      </w:pPr>
      <w:r>
        <w:separator/>
      </w:r>
    </w:p>
  </w:footnote>
  <w:footnote w:type="continuationSeparator" w:id="0">
    <w:p w14:paraId="4C25BF5F" w14:textId="77777777" w:rsidR="003A00F6" w:rsidRDefault="003A00F6">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288EDC0E"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w:t>
      </w:r>
      <w:r w:rsidR="00F146DC">
        <w:rPr>
          <w:rFonts w:ascii="Times New Roman" w:hAnsi="Times New Roman" w:cs="Times New Roman"/>
        </w:rPr>
        <w:t>newspapers</w:t>
      </w:r>
      <w:r w:rsidR="00F146DC" w:rsidRPr="00D4617A">
        <w:rPr>
          <w:rFonts w:ascii="Times New Roman" w:hAnsi="Times New Roman" w:cs="Times New Roman"/>
        </w:rPr>
        <w:t xml:space="preserve"> </w:t>
      </w:r>
      <w:r w:rsidR="00F146DC">
        <w:rPr>
          <w:rFonts w:ascii="Times New Roman" w:hAnsi="Times New Roman" w:cs="Times New Roman"/>
        </w:rPr>
        <w:t xml:space="preserve">(based on a detailed search of historical newspaper archives) </w:t>
      </w:r>
      <w:r w:rsidRPr="00D4617A">
        <w:rPr>
          <w:rFonts w:ascii="Times New Roman" w:hAnsi="Times New Roman" w:cs="Times New Roman"/>
        </w:rPr>
        <w:t>suggest that the average married woman would have had limited awareness of the policy, indicating that changes in schools’ labor demand likely played the more central role.</w:t>
      </w:r>
    </w:p>
  </w:footnote>
  <w:footnote w:id="6">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7">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8">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9">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0">
    <w:p w14:paraId="27C468BE" w14:textId="77777777" w:rsidR="00BD613F" w:rsidRPr="009C7F72" w:rsidRDefault="00BD613F" w:rsidP="00BD613F">
      <w:pPr>
        <w:spacing w:line="420" w:lineRule="auto"/>
        <w:ind w:left="-5"/>
        <w:rPr>
          <w:rFonts w:ascii="Times New Roman" w:hAnsi="Times New Roman" w:cs="Times New Roman"/>
          <w:sz w:val="20"/>
          <w:szCs w:val="20"/>
        </w:rPr>
      </w:pPr>
      <w:r w:rsidRPr="009C7F72">
        <w:rPr>
          <w:rStyle w:val="FootnoteReference"/>
          <w:sz w:val="20"/>
          <w:szCs w:val="20"/>
        </w:rPr>
        <w:footnoteRef/>
      </w:r>
      <w:r w:rsidRPr="009C7F72">
        <w:rPr>
          <w:sz w:val="20"/>
          <w:szCs w:val="20"/>
        </w:rPr>
        <w:t xml:space="preserve"> Authors’ calculation using the 1940 census full count dataset from </w:t>
      </w:r>
      <w:r w:rsidRPr="009C7F72">
        <w:rPr>
          <w:rFonts w:ascii="Times New Roman" w:hAnsi="Times New Roman" w:cs="Times New Roman"/>
          <w:sz w:val="20"/>
          <w:szCs w:val="20"/>
        </w:rPr>
        <w:t xml:space="preserve">(Ruggles, Nelson, Sobek, et al. </w:t>
      </w:r>
      <w:r w:rsidRPr="009C7F72">
        <w:rPr>
          <w:rFonts w:ascii="Times New Roman" w:hAnsi="Times New Roman" w:cs="Times New Roman"/>
          <w:color w:val="0000FF"/>
          <w:sz w:val="20"/>
          <w:szCs w:val="20"/>
        </w:rPr>
        <w:t>2024).</w:t>
      </w:r>
    </w:p>
    <w:p w14:paraId="14095656" w14:textId="34F2F64C" w:rsidR="00BD613F" w:rsidRDefault="00BD613F">
      <w:pPr>
        <w:pStyle w:val="FootnoteText"/>
      </w:pP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6CAC0904" w14:textId="35D0B513" w:rsidR="00841B65" w:rsidRPr="00C45109" w:rsidRDefault="00841B65" w:rsidP="00841B65">
      <w:pPr>
        <w:pStyle w:val="FootnoteText"/>
        <w:rPr>
          <w:lang w:val="en-CA"/>
        </w:rPr>
      </w:pPr>
      <w:r>
        <w:rPr>
          <w:rStyle w:val="FootnoteReference"/>
        </w:rPr>
        <w:footnoteRef/>
      </w:r>
      <w:r>
        <w:t xml:space="preserve"> </w:t>
      </w:r>
      <w:r w:rsidRPr="004C2F06">
        <w:rPr>
          <w:rFonts w:ascii="Times New Roman" w:hAnsi="Times New Roman" w:cs="Times New Roman"/>
        </w:rPr>
        <w:t xml:space="preserve">Linkage rates are provided in Online Appendix </w:t>
      </w:r>
      <w:r>
        <w:rPr>
          <w:rFonts w:ascii="Times New Roman" w:hAnsi="Times New Roman" w:cs="Times New Roman"/>
        </w:rPr>
        <w:t xml:space="preserve">Table B1, and discussed further in Online Appendix </w:t>
      </w:r>
      <w:r w:rsidR="002F1986">
        <w:rPr>
          <w:rFonts w:ascii="Times New Roman" w:hAnsi="Times New Roman" w:cs="Times New Roman"/>
        </w:rPr>
        <w:t>E</w:t>
      </w:r>
      <w:r>
        <w:rPr>
          <w:rFonts w:ascii="Times New Roman" w:hAnsi="Times New Roman" w:cs="Times New Roman"/>
        </w:rPr>
        <w:t xml:space="preserve">. </w:t>
      </w:r>
    </w:p>
  </w:footnote>
  <w:footnote w:id="13">
    <w:p w14:paraId="2C7A0A6B" w14:textId="1384525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w:t>
      </w:r>
      <w:r w:rsidR="00B01099">
        <w:rPr>
          <w:rFonts w:ascii="Times New Roman" w:hAnsi="Times New Roman" w:cs="Times New Roman"/>
        </w:rPr>
        <w:t>-</w:t>
      </w:r>
      <w:r w:rsidRPr="0057478F">
        <w:rPr>
          <w:rFonts w:ascii="Times New Roman" w:hAnsi="Times New Roman" w:cs="Times New Roman"/>
        </w:rPr>
        <w: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4">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5">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6">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7">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8">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9">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20">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1">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2">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3">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4">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5">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6">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7">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8">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y Kim">
    <w15:presenceInfo w15:providerId="Windows Live" w15:userId="ae5b3ab3c5176d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027EB"/>
    <w:rsid w:val="00027A9A"/>
    <w:rsid w:val="000A0A02"/>
    <w:rsid w:val="000B1637"/>
    <w:rsid w:val="000B70F8"/>
    <w:rsid w:val="000B779F"/>
    <w:rsid w:val="000D4CAB"/>
    <w:rsid w:val="000D593C"/>
    <w:rsid w:val="000F0F9E"/>
    <w:rsid w:val="000F1F48"/>
    <w:rsid w:val="00121D2B"/>
    <w:rsid w:val="00123F44"/>
    <w:rsid w:val="00125AF1"/>
    <w:rsid w:val="00127928"/>
    <w:rsid w:val="00132357"/>
    <w:rsid w:val="00145ED6"/>
    <w:rsid w:val="00183A9F"/>
    <w:rsid w:val="001920CF"/>
    <w:rsid w:val="001B3489"/>
    <w:rsid w:val="001C0C16"/>
    <w:rsid w:val="001F31E3"/>
    <w:rsid w:val="001F4E4B"/>
    <w:rsid w:val="00217A45"/>
    <w:rsid w:val="002322AE"/>
    <w:rsid w:val="00243EE9"/>
    <w:rsid w:val="002A097D"/>
    <w:rsid w:val="002F096F"/>
    <w:rsid w:val="002F1986"/>
    <w:rsid w:val="00304ECC"/>
    <w:rsid w:val="00305FBB"/>
    <w:rsid w:val="00311F1B"/>
    <w:rsid w:val="00330127"/>
    <w:rsid w:val="00331D23"/>
    <w:rsid w:val="00381BFC"/>
    <w:rsid w:val="003A00F6"/>
    <w:rsid w:val="003A33D5"/>
    <w:rsid w:val="003A34BB"/>
    <w:rsid w:val="003A5C66"/>
    <w:rsid w:val="003A7EAB"/>
    <w:rsid w:val="003C25C8"/>
    <w:rsid w:val="003F62F7"/>
    <w:rsid w:val="00401D74"/>
    <w:rsid w:val="00401E7C"/>
    <w:rsid w:val="0041249B"/>
    <w:rsid w:val="00433995"/>
    <w:rsid w:val="00476C91"/>
    <w:rsid w:val="004A0F77"/>
    <w:rsid w:val="004C2F06"/>
    <w:rsid w:val="004E2DB5"/>
    <w:rsid w:val="004E6068"/>
    <w:rsid w:val="004F2C4B"/>
    <w:rsid w:val="004F3915"/>
    <w:rsid w:val="0052102D"/>
    <w:rsid w:val="0052338B"/>
    <w:rsid w:val="005411B6"/>
    <w:rsid w:val="00546576"/>
    <w:rsid w:val="005571D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D5FD1"/>
    <w:rsid w:val="007E0625"/>
    <w:rsid w:val="00837D71"/>
    <w:rsid w:val="00841B65"/>
    <w:rsid w:val="00855116"/>
    <w:rsid w:val="00871CAE"/>
    <w:rsid w:val="00873C19"/>
    <w:rsid w:val="00875BCE"/>
    <w:rsid w:val="00880328"/>
    <w:rsid w:val="008C3C5B"/>
    <w:rsid w:val="008C4784"/>
    <w:rsid w:val="008D6048"/>
    <w:rsid w:val="008E5084"/>
    <w:rsid w:val="008F1F7A"/>
    <w:rsid w:val="00906B65"/>
    <w:rsid w:val="00947162"/>
    <w:rsid w:val="00952D70"/>
    <w:rsid w:val="00953557"/>
    <w:rsid w:val="00954953"/>
    <w:rsid w:val="00977213"/>
    <w:rsid w:val="00977880"/>
    <w:rsid w:val="009A5EA3"/>
    <w:rsid w:val="009B4224"/>
    <w:rsid w:val="009C1D29"/>
    <w:rsid w:val="009C7F72"/>
    <w:rsid w:val="009E49FD"/>
    <w:rsid w:val="009F421F"/>
    <w:rsid w:val="00A466D0"/>
    <w:rsid w:val="00A46E78"/>
    <w:rsid w:val="00A476D1"/>
    <w:rsid w:val="00A62D41"/>
    <w:rsid w:val="00A769EE"/>
    <w:rsid w:val="00A77DDA"/>
    <w:rsid w:val="00A8583E"/>
    <w:rsid w:val="00A93550"/>
    <w:rsid w:val="00AA7D23"/>
    <w:rsid w:val="00AC0ED5"/>
    <w:rsid w:val="00AD02DC"/>
    <w:rsid w:val="00B01099"/>
    <w:rsid w:val="00B16A1A"/>
    <w:rsid w:val="00B30590"/>
    <w:rsid w:val="00B46761"/>
    <w:rsid w:val="00B61ED3"/>
    <w:rsid w:val="00B87157"/>
    <w:rsid w:val="00BA639D"/>
    <w:rsid w:val="00BB23AF"/>
    <w:rsid w:val="00BD613F"/>
    <w:rsid w:val="00C137EF"/>
    <w:rsid w:val="00C25443"/>
    <w:rsid w:val="00C94655"/>
    <w:rsid w:val="00CC2B10"/>
    <w:rsid w:val="00CF4068"/>
    <w:rsid w:val="00D04F96"/>
    <w:rsid w:val="00D4617A"/>
    <w:rsid w:val="00D66303"/>
    <w:rsid w:val="00D73CF8"/>
    <w:rsid w:val="00DA6949"/>
    <w:rsid w:val="00DD50BC"/>
    <w:rsid w:val="00DE42DB"/>
    <w:rsid w:val="00E04E18"/>
    <w:rsid w:val="00E072F6"/>
    <w:rsid w:val="00E11FF3"/>
    <w:rsid w:val="00E16703"/>
    <w:rsid w:val="00E22B8D"/>
    <w:rsid w:val="00E44FF8"/>
    <w:rsid w:val="00E855C6"/>
    <w:rsid w:val="00EA79E6"/>
    <w:rsid w:val="00EC148F"/>
    <w:rsid w:val="00ED1F02"/>
    <w:rsid w:val="00F02C36"/>
    <w:rsid w:val="00F07FDE"/>
    <w:rsid w:val="00F146DC"/>
    <w:rsid w:val="00F25925"/>
    <w:rsid w:val="00F4303B"/>
    <w:rsid w:val="00F658E3"/>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 w:type="character" w:styleId="CommentReference">
    <w:name w:val="annotation reference"/>
    <w:basedOn w:val="DefaultParagraphFont"/>
    <w:uiPriority w:val="99"/>
    <w:semiHidden/>
    <w:unhideWhenUsed/>
    <w:rsid w:val="00B61ED3"/>
    <w:rPr>
      <w:sz w:val="16"/>
      <w:szCs w:val="16"/>
    </w:rPr>
  </w:style>
  <w:style w:type="paragraph" w:styleId="CommentText">
    <w:name w:val="annotation text"/>
    <w:basedOn w:val="Normal"/>
    <w:link w:val="CommentTextChar"/>
    <w:uiPriority w:val="99"/>
    <w:semiHidden/>
    <w:unhideWhenUsed/>
    <w:rsid w:val="00B61ED3"/>
    <w:pPr>
      <w:spacing w:line="240" w:lineRule="auto"/>
    </w:pPr>
    <w:rPr>
      <w:sz w:val="20"/>
      <w:szCs w:val="20"/>
    </w:rPr>
  </w:style>
  <w:style w:type="character" w:customStyle="1" w:styleId="CommentTextChar">
    <w:name w:val="Comment Text Char"/>
    <w:basedOn w:val="DefaultParagraphFont"/>
    <w:link w:val="CommentText"/>
    <w:uiPriority w:val="99"/>
    <w:semiHidden/>
    <w:rsid w:val="00B61ED3"/>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B61ED3"/>
    <w:rPr>
      <w:b/>
      <w:bCs/>
    </w:rPr>
  </w:style>
  <w:style w:type="character" w:customStyle="1" w:styleId="CommentSubjectChar">
    <w:name w:val="Comment Subject Char"/>
    <w:basedOn w:val="CommentTextChar"/>
    <w:link w:val="CommentSubject"/>
    <w:uiPriority w:val="99"/>
    <w:semiHidden/>
    <w:rsid w:val="00B61ED3"/>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49</Pages>
  <Words>12890</Words>
  <Characters>73474</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3</cp:revision>
  <dcterms:created xsi:type="dcterms:W3CDTF">2025-12-18T18:15:00Z</dcterms:created>
  <dcterms:modified xsi:type="dcterms:W3CDTF">2025-12-22T21:27:00Z</dcterms:modified>
</cp:coreProperties>
</file>